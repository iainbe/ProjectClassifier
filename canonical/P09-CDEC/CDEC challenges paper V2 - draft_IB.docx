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B80" w:rsidRPr="00075B80" w:rsidRDefault="00075B80" w:rsidP="00075B80">
      <w:pPr>
        <w:jc w:val="right"/>
        <w:rPr>
          <w:rFonts w:ascii="Arial" w:hAnsi="Arial" w:cs="Arial"/>
          <w:b/>
          <w:sz w:val="28"/>
          <w:szCs w:val="28"/>
          <w:u w:val="single"/>
        </w:rPr>
      </w:pPr>
      <w:r w:rsidRPr="00075B80">
        <w:rPr>
          <w:rFonts w:ascii="Arial" w:hAnsi="Arial" w:cs="Arial"/>
          <w:b/>
          <w:sz w:val="28"/>
          <w:szCs w:val="28"/>
          <w:u w:val="single"/>
        </w:rPr>
        <w:t>DRAFT</w:t>
      </w:r>
    </w:p>
    <w:p w:rsidR="001025B6" w:rsidRDefault="00D31EFD" w:rsidP="001025B6">
      <w:pPr>
        <w:rPr>
          <w:rFonts w:ascii="Arial" w:hAnsi="Arial" w:cs="Arial"/>
          <w:b/>
          <w:sz w:val="28"/>
          <w:szCs w:val="28"/>
        </w:rPr>
      </w:pPr>
      <w:r>
        <w:rPr>
          <w:rFonts w:ascii="Arial" w:hAnsi="Arial" w:cs="Arial"/>
          <w:b/>
          <w:sz w:val="28"/>
          <w:szCs w:val="28"/>
        </w:rPr>
        <w:t>Creative Industries</w:t>
      </w:r>
    </w:p>
    <w:p w:rsidR="00D31EFD" w:rsidRDefault="00D31EFD" w:rsidP="001025B6">
      <w:pPr>
        <w:rPr>
          <w:rFonts w:ascii="Arial" w:hAnsi="Arial" w:cs="Arial"/>
          <w:b/>
          <w:sz w:val="28"/>
          <w:szCs w:val="28"/>
        </w:rPr>
      </w:pPr>
      <w:r>
        <w:rPr>
          <w:rFonts w:ascii="Arial" w:hAnsi="Arial" w:cs="Arial"/>
          <w:b/>
          <w:sz w:val="28"/>
          <w:szCs w:val="28"/>
        </w:rPr>
        <w:t xml:space="preserve">Fostering innovation and growth </w:t>
      </w:r>
      <w:r w:rsidR="00016825">
        <w:rPr>
          <w:rFonts w:ascii="Arial" w:hAnsi="Arial" w:cs="Arial"/>
          <w:b/>
          <w:sz w:val="28"/>
          <w:szCs w:val="28"/>
        </w:rPr>
        <w:t>across the digital economy</w:t>
      </w:r>
    </w:p>
    <w:p w:rsidR="00D31EFD" w:rsidRPr="00D31EFD" w:rsidRDefault="001C154B" w:rsidP="001025B6">
      <w:pPr>
        <w:rPr>
          <w:rFonts w:ascii="Arial" w:hAnsi="Arial" w:cs="Arial"/>
          <w:b/>
          <w:sz w:val="22"/>
          <w:szCs w:val="22"/>
        </w:rPr>
      </w:pPr>
      <w:r>
        <w:rPr>
          <w:rFonts w:ascii="Arial" w:hAnsi="Arial" w:cs="Arial"/>
          <w:b/>
          <w:sz w:val="22"/>
          <w:szCs w:val="22"/>
        </w:rPr>
        <w:t>April</w:t>
      </w:r>
      <w:r w:rsidR="004A122B">
        <w:rPr>
          <w:rFonts w:ascii="Arial" w:hAnsi="Arial" w:cs="Arial"/>
          <w:b/>
          <w:sz w:val="22"/>
          <w:szCs w:val="22"/>
        </w:rPr>
        <w:t xml:space="preserve"> 2012</w:t>
      </w:r>
    </w:p>
    <w:p w:rsidR="004A122B" w:rsidRDefault="004A122B" w:rsidP="001025B6">
      <w:pPr>
        <w:rPr>
          <w:rFonts w:ascii="Arial" w:hAnsi="Arial" w:cs="Arial"/>
          <w:b/>
          <w:sz w:val="22"/>
          <w:szCs w:val="22"/>
        </w:rPr>
      </w:pPr>
    </w:p>
    <w:p w:rsidR="004A122B" w:rsidRDefault="004A122B" w:rsidP="001025B6">
      <w:pPr>
        <w:rPr>
          <w:rFonts w:ascii="Arial" w:hAnsi="Arial" w:cs="Arial"/>
          <w:b/>
          <w:sz w:val="22"/>
          <w:szCs w:val="22"/>
        </w:rPr>
      </w:pPr>
    </w:p>
    <w:p w:rsidR="00D31EFD" w:rsidRPr="00D31EFD" w:rsidRDefault="004A122B" w:rsidP="001025B6">
      <w:pPr>
        <w:rPr>
          <w:rFonts w:ascii="Arial" w:hAnsi="Arial" w:cs="Arial"/>
          <w:b/>
          <w:sz w:val="22"/>
          <w:szCs w:val="22"/>
        </w:rPr>
      </w:pPr>
      <w:r>
        <w:rPr>
          <w:rFonts w:ascii="Arial" w:hAnsi="Arial" w:cs="Arial"/>
          <w:b/>
          <w:sz w:val="22"/>
          <w:szCs w:val="22"/>
        </w:rPr>
        <w:t>1</w:t>
      </w:r>
      <w:r>
        <w:rPr>
          <w:rFonts w:ascii="Arial" w:hAnsi="Arial" w:cs="Arial"/>
          <w:b/>
          <w:sz w:val="22"/>
          <w:szCs w:val="22"/>
        </w:rPr>
        <w:tab/>
      </w:r>
      <w:r w:rsidR="00D31EFD" w:rsidRPr="00D31EFD">
        <w:rPr>
          <w:rFonts w:ascii="Arial" w:hAnsi="Arial" w:cs="Arial"/>
          <w:b/>
          <w:sz w:val="22"/>
          <w:szCs w:val="22"/>
        </w:rPr>
        <w:t>Introduction</w:t>
      </w:r>
    </w:p>
    <w:p w:rsidR="00D31EFD" w:rsidRPr="00D31EFD" w:rsidRDefault="00D31EFD" w:rsidP="001025B6">
      <w:pPr>
        <w:rPr>
          <w:rFonts w:ascii="Arial" w:hAnsi="Arial" w:cs="Arial"/>
          <w:sz w:val="22"/>
          <w:szCs w:val="22"/>
        </w:rPr>
      </w:pPr>
    </w:p>
    <w:p w:rsidR="00016825" w:rsidRDefault="00D31EFD" w:rsidP="001025B6">
      <w:pPr>
        <w:rPr>
          <w:rFonts w:ascii="Arial" w:hAnsi="Arial" w:cs="Arial"/>
          <w:sz w:val="22"/>
          <w:szCs w:val="22"/>
        </w:rPr>
      </w:pPr>
      <w:r w:rsidRPr="001A07D6">
        <w:rPr>
          <w:rFonts w:ascii="Arial" w:hAnsi="Arial" w:cs="Arial"/>
          <w:sz w:val="22"/>
          <w:szCs w:val="22"/>
        </w:rPr>
        <w:t>This document</w:t>
      </w:r>
      <w:r w:rsidR="004A122B" w:rsidRPr="001A07D6">
        <w:rPr>
          <w:rFonts w:ascii="Arial" w:hAnsi="Arial" w:cs="Arial"/>
          <w:sz w:val="22"/>
          <w:szCs w:val="22"/>
        </w:rPr>
        <w:t xml:space="preserve"> seeks to inform discussions regarding the development of a new Catapult for the Connected Digital Economy</w:t>
      </w:r>
      <w:r w:rsidR="00D67DE5">
        <w:rPr>
          <w:rFonts w:ascii="Arial" w:hAnsi="Arial" w:cs="Arial"/>
          <w:sz w:val="22"/>
          <w:szCs w:val="22"/>
        </w:rPr>
        <w:t xml:space="preserve"> (CDEC)</w:t>
      </w:r>
      <w:r w:rsidR="004A122B" w:rsidRPr="001A07D6">
        <w:rPr>
          <w:rFonts w:ascii="Arial" w:hAnsi="Arial" w:cs="Arial"/>
          <w:sz w:val="22"/>
          <w:szCs w:val="22"/>
        </w:rPr>
        <w:t xml:space="preserve">, as proposed by the Technology Strategy Board. </w:t>
      </w:r>
      <w:r w:rsidR="002E077D">
        <w:rPr>
          <w:rFonts w:ascii="Arial" w:hAnsi="Arial" w:cs="Arial"/>
          <w:sz w:val="22"/>
          <w:szCs w:val="22"/>
        </w:rPr>
        <w:t>Building on c</w:t>
      </w:r>
      <w:r w:rsidR="00D67DE5">
        <w:rPr>
          <w:rFonts w:ascii="Arial" w:hAnsi="Arial" w:cs="Arial"/>
          <w:sz w:val="22"/>
          <w:szCs w:val="22"/>
        </w:rPr>
        <w:t xml:space="preserve">onsultation </w:t>
      </w:r>
      <w:r w:rsidR="002E077D">
        <w:rPr>
          <w:rFonts w:ascii="Arial" w:hAnsi="Arial" w:cs="Arial"/>
          <w:sz w:val="22"/>
          <w:szCs w:val="22"/>
        </w:rPr>
        <w:t>undertaken</w:t>
      </w:r>
      <w:r w:rsidR="00CF664A">
        <w:rPr>
          <w:rFonts w:ascii="Arial" w:hAnsi="Arial" w:cs="Arial"/>
          <w:sz w:val="22"/>
          <w:szCs w:val="22"/>
        </w:rPr>
        <w:t xml:space="preserve"> across the creative sector</w:t>
      </w:r>
      <w:r w:rsidR="00D67DE5">
        <w:rPr>
          <w:rFonts w:ascii="Arial" w:hAnsi="Arial" w:cs="Arial"/>
          <w:sz w:val="22"/>
          <w:szCs w:val="22"/>
        </w:rPr>
        <w:t>, i</w:t>
      </w:r>
      <w:r w:rsidR="002E077D">
        <w:rPr>
          <w:rFonts w:ascii="Arial" w:hAnsi="Arial" w:cs="Arial"/>
          <w:sz w:val="22"/>
          <w:szCs w:val="22"/>
        </w:rPr>
        <w:t xml:space="preserve">t highlights the major </w:t>
      </w:r>
      <w:r w:rsidR="00D67DE5">
        <w:rPr>
          <w:rFonts w:ascii="Arial" w:hAnsi="Arial" w:cs="Arial"/>
          <w:sz w:val="22"/>
          <w:szCs w:val="22"/>
        </w:rPr>
        <w:t xml:space="preserve">innovation </w:t>
      </w:r>
      <w:r w:rsidR="004A122B" w:rsidRPr="001A07D6">
        <w:rPr>
          <w:rFonts w:ascii="Arial" w:hAnsi="Arial" w:cs="Arial"/>
          <w:sz w:val="22"/>
          <w:szCs w:val="22"/>
        </w:rPr>
        <w:t>challenges being faced by creative businesses and</w:t>
      </w:r>
      <w:r w:rsidR="00FE1EF2" w:rsidRPr="001A07D6">
        <w:rPr>
          <w:rFonts w:ascii="Arial" w:hAnsi="Arial" w:cs="Arial"/>
          <w:sz w:val="22"/>
          <w:szCs w:val="22"/>
        </w:rPr>
        <w:t xml:space="preserve"> </w:t>
      </w:r>
      <w:r w:rsidR="00D67DE5">
        <w:rPr>
          <w:rFonts w:ascii="Arial" w:hAnsi="Arial" w:cs="Arial"/>
          <w:sz w:val="22"/>
          <w:szCs w:val="22"/>
        </w:rPr>
        <w:t>raises issues of direct r</w:t>
      </w:r>
      <w:r w:rsidR="002E077D">
        <w:rPr>
          <w:rFonts w:ascii="Arial" w:hAnsi="Arial" w:cs="Arial"/>
          <w:sz w:val="22"/>
          <w:szCs w:val="22"/>
        </w:rPr>
        <w:t>elevance to the CDEC proposal</w:t>
      </w:r>
      <w:r w:rsidR="00D67DE5">
        <w:rPr>
          <w:rFonts w:ascii="Arial" w:hAnsi="Arial" w:cs="Arial"/>
          <w:sz w:val="22"/>
          <w:szCs w:val="22"/>
        </w:rPr>
        <w:t xml:space="preserve">. </w:t>
      </w:r>
    </w:p>
    <w:p w:rsidR="00016825" w:rsidRDefault="00016825" w:rsidP="001025B6">
      <w:pPr>
        <w:rPr>
          <w:rFonts w:ascii="Arial" w:hAnsi="Arial" w:cs="Arial"/>
          <w:sz w:val="22"/>
          <w:szCs w:val="22"/>
        </w:rPr>
      </w:pPr>
    </w:p>
    <w:p w:rsidR="00D31EFD" w:rsidRPr="001A07D6" w:rsidRDefault="00D67DE5" w:rsidP="001025B6">
      <w:pPr>
        <w:rPr>
          <w:rFonts w:ascii="Arial" w:hAnsi="Arial" w:cs="Arial"/>
          <w:sz w:val="22"/>
          <w:szCs w:val="22"/>
        </w:rPr>
      </w:pPr>
      <w:r>
        <w:rPr>
          <w:rFonts w:ascii="Arial" w:hAnsi="Arial" w:cs="Arial"/>
          <w:sz w:val="22"/>
          <w:szCs w:val="22"/>
        </w:rPr>
        <w:t xml:space="preserve">In </w:t>
      </w:r>
      <w:r w:rsidR="00016825">
        <w:rPr>
          <w:rFonts w:ascii="Arial" w:hAnsi="Arial" w:cs="Arial"/>
          <w:sz w:val="22"/>
          <w:szCs w:val="22"/>
        </w:rPr>
        <w:t>particular, it focuses on the contribution that small creative businesses can make to the challenges being faced by businesses across the broader digital economy</w:t>
      </w:r>
      <w:r w:rsidR="004A122B" w:rsidRPr="001A07D6">
        <w:rPr>
          <w:rFonts w:ascii="Arial" w:hAnsi="Arial" w:cs="Arial"/>
          <w:sz w:val="22"/>
          <w:szCs w:val="22"/>
        </w:rPr>
        <w:t xml:space="preserve">.  </w:t>
      </w:r>
    </w:p>
    <w:p w:rsidR="00D31EFD" w:rsidRDefault="00D31EFD" w:rsidP="00D31EFD">
      <w:pPr>
        <w:rPr>
          <w:rFonts w:ascii="Arial" w:hAnsi="Arial" w:cs="Arial"/>
          <w:sz w:val="22"/>
          <w:szCs w:val="22"/>
        </w:rPr>
      </w:pPr>
    </w:p>
    <w:p w:rsidR="00D31EFD" w:rsidRPr="00DB263C" w:rsidRDefault="004A122B" w:rsidP="00D31EFD">
      <w:pPr>
        <w:rPr>
          <w:rFonts w:ascii="Arial" w:hAnsi="Arial" w:cs="Arial"/>
          <w:b/>
          <w:sz w:val="22"/>
          <w:szCs w:val="22"/>
        </w:rPr>
      </w:pPr>
      <w:r>
        <w:rPr>
          <w:rFonts w:ascii="Arial" w:hAnsi="Arial" w:cs="Arial"/>
          <w:b/>
          <w:sz w:val="22"/>
          <w:szCs w:val="22"/>
        </w:rPr>
        <w:t>2</w:t>
      </w:r>
      <w:r>
        <w:rPr>
          <w:rFonts w:ascii="Arial" w:hAnsi="Arial" w:cs="Arial"/>
          <w:b/>
          <w:sz w:val="22"/>
          <w:szCs w:val="22"/>
        </w:rPr>
        <w:tab/>
      </w:r>
      <w:r w:rsidR="00D14342" w:rsidRPr="00DB263C">
        <w:rPr>
          <w:rFonts w:ascii="Arial" w:hAnsi="Arial" w:cs="Arial"/>
          <w:b/>
          <w:sz w:val="22"/>
          <w:szCs w:val="22"/>
        </w:rPr>
        <w:t>Context</w:t>
      </w:r>
    </w:p>
    <w:p w:rsidR="00D31EFD" w:rsidRPr="00DB263C" w:rsidRDefault="00D31EFD" w:rsidP="00D31EFD">
      <w:pPr>
        <w:rPr>
          <w:rFonts w:ascii="Arial" w:hAnsi="Arial" w:cs="Arial"/>
          <w:sz w:val="22"/>
          <w:szCs w:val="22"/>
        </w:rPr>
      </w:pPr>
    </w:p>
    <w:p w:rsidR="00D14342" w:rsidRPr="009A401E" w:rsidRDefault="00D31EFD" w:rsidP="00D14342">
      <w:pPr>
        <w:rPr>
          <w:rFonts w:ascii="Arial" w:hAnsi="Arial" w:cs="Arial"/>
          <w:color w:val="000000"/>
          <w:sz w:val="22"/>
          <w:szCs w:val="22"/>
        </w:rPr>
      </w:pPr>
      <w:r w:rsidRPr="00DB263C">
        <w:rPr>
          <w:rFonts w:ascii="Arial" w:hAnsi="Arial" w:cs="Arial"/>
          <w:sz w:val="22"/>
          <w:szCs w:val="22"/>
        </w:rPr>
        <w:t xml:space="preserve">The UK’s creative industries have an established international reputation for driving innovation in product, services, content and experience. </w:t>
      </w:r>
      <w:r w:rsidR="007F40A7">
        <w:rPr>
          <w:rFonts w:ascii="Arial" w:hAnsi="Arial" w:cs="Arial"/>
          <w:sz w:val="22"/>
          <w:szCs w:val="22"/>
        </w:rPr>
        <w:t xml:space="preserve">The 13 Creative Industries sectors, ranging from advertising to video games, are of significant economic size – </w:t>
      </w:r>
      <w:r w:rsidR="007F40A7" w:rsidRPr="00DB263C">
        <w:rPr>
          <w:rFonts w:ascii="Arial" w:hAnsi="Arial" w:cs="Arial"/>
          <w:color w:val="000000"/>
          <w:sz w:val="22"/>
          <w:szCs w:val="22"/>
        </w:rPr>
        <w:t xml:space="preserve">6.4%% </w:t>
      </w:r>
      <w:r w:rsidR="007F40A7">
        <w:rPr>
          <w:rFonts w:ascii="Arial" w:hAnsi="Arial" w:cs="Arial"/>
          <w:color w:val="000000"/>
          <w:sz w:val="22"/>
          <w:szCs w:val="22"/>
        </w:rPr>
        <w:t xml:space="preserve">of </w:t>
      </w:r>
      <w:r w:rsidR="007F40A7" w:rsidRPr="00DB263C">
        <w:rPr>
          <w:rFonts w:ascii="Arial" w:hAnsi="Arial" w:cs="Arial"/>
          <w:color w:val="000000"/>
          <w:sz w:val="22"/>
          <w:szCs w:val="22"/>
        </w:rPr>
        <w:t xml:space="preserve">GVA, </w:t>
      </w:r>
      <w:r w:rsidR="007F40A7">
        <w:rPr>
          <w:rFonts w:ascii="Arial" w:hAnsi="Arial" w:cs="Arial"/>
          <w:color w:val="000000"/>
          <w:sz w:val="22"/>
          <w:szCs w:val="22"/>
        </w:rPr>
        <w:t>with over 182,000 companies a</w:t>
      </w:r>
      <w:r w:rsidR="007F40A7" w:rsidRPr="00DB263C">
        <w:rPr>
          <w:rFonts w:ascii="Arial" w:hAnsi="Arial" w:cs="Arial"/>
          <w:color w:val="000000"/>
          <w:sz w:val="22"/>
          <w:szCs w:val="22"/>
        </w:rPr>
        <w:t>ccounting for 1.3 million employees and £17.3bn of exports annually</w:t>
      </w:r>
      <w:r w:rsidR="007F40A7">
        <w:rPr>
          <w:rFonts w:ascii="Arial" w:hAnsi="Arial" w:cs="Arial"/>
          <w:color w:val="000000"/>
          <w:sz w:val="22"/>
          <w:szCs w:val="22"/>
        </w:rPr>
        <w:t xml:space="preserve">. In addition, the creative industries are critical to the success of a number of inter-connected </w:t>
      </w:r>
      <w:r w:rsidR="009A401E">
        <w:rPr>
          <w:rFonts w:ascii="Arial" w:hAnsi="Arial" w:cs="Arial"/>
          <w:color w:val="000000"/>
          <w:sz w:val="22"/>
          <w:szCs w:val="22"/>
        </w:rPr>
        <w:t>UK industries</w:t>
      </w:r>
      <w:r w:rsidR="007F40A7">
        <w:rPr>
          <w:rFonts w:ascii="Arial" w:hAnsi="Arial" w:cs="Arial"/>
          <w:color w:val="000000"/>
          <w:sz w:val="22"/>
          <w:szCs w:val="22"/>
        </w:rPr>
        <w:t xml:space="preserve">, such as manufacturing, leisure, tourism and, of course, </w:t>
      </w:r>
      <w:r w:rsidR="009A401E">
        <w:rPr>
          <w:rFonts w:ascii="Arial" w:hAnsi="Arial" w:cs="Arial"/>
          <w:color w:val="000000"/>
          <w:sz w:val="22"/>
          <w:szCs w:val="22"/>
        </w:rPr>
        <w:t xml:space="preserve">digital </w:t>
      </w:r>
      <w:r w:rsidR="007F40A7">
        <w:rPr>
          <w:rFonts w:ascii="Arial" w:hAnsi="Arial" w:cs="Arial"/>
          <w:color w:val="000000"/>
          <w:sz w:val="22"/>
          <w:szCs w:val="22"/>
        </w:rPr>
        <w:t>t</w:t>
      </w:r>
      <w:r w:rsidR="009A401E">
        <w:rPr>
          <w:rFonts w:ascii="Arial" w:hAnsi="Arial" w:cs="Arial"/>
          <w:color w:val="000000"/>
          <w:sz w:val="22"/>
          <w:szCs w:val="22"/>
        </w:rPr>
        <w:t xml:space="preserve">echnologies. If we were able to encourage closer collaboration between the UK’s content and technology </w:t>
      </w:r>
      <w:r w:rsidRPr="00DB263C">
        <w:rPr>
          <w:rFonts w:ascii="Arial" w:hAnsi="Arial" w:cs="Arial"/>
          <w:color w:val="000000"/>
          <w:sz w:val="22"/>
          <w:szCs w:val="22"/>
        </w:rPr>
        <w:t xml:space="preserve">sectors, the opportunity for growth </w:t>
      </w:r>
      <w:r w:rsidR="005E75BA">
        <w:rPr>
          <w:rFonts w:ascii="Arial" w:hAnsi="Arial" w:cs="Arial"/>
          <w:color w:val="000000"/>
          <w:sz w:val="22"/>
          <w:szCs w:val="22"/>
        </w:rPr>
        <w:t xml:space="preserve">in the ‘digital economy’ </w:t>
      </w:r>
      <w:r w:rsidRPr="00DB263C">
        <w:rPr>
          <w:rFonts w:ascii="Arial" w:hAnsi="Arial" w:cs="Arial"/>
          <w:color w:val="000000"/>
          <w:sz w:val="22"/>
          <w:szCs w:val="22"/>
        </w:rPr>
        <w:t>would be</w:t>
      </w:r>
      <w:r w:rsidR="00DB263C">
        <w:rPr>
          <w:rFonts w:ascii="Arial" w:hAnsi="Arial" w:cs="Arial"/>
          <w:color w:val="000000"/>
          <w:sz w:val="22"/>
          <w:szCs w:val="22"/>
        </w:rPr>
        <w:t xml:space="preserve"> considerable. If sectors </w:t>
      </w:r>
      <w:r w:rsidRPr="00DB263C">
        <w:rPr>
          <w:rFonts w:ascii="Arial" w:hAnsi="Arial" w:cs="Arial"/>
          <w:color w:val="000000"/>
          <w:sz w:val="22"/>
          <w:szCs w:val="22"/>
        </w:rPr>
        <w:t xml:space="preserve">representing roughly 5% of GVA </w:t>
      </w:r>
      <w:r w:rsidR="00DB263C">
        <w:rPr>
          <w:rFonts w:ascii="Arial" w:hAnsi="Arial" w:cs="Arial"/>
          <w:color w:val="000000"/>
          <w:sz w:val="22"/>
          <w:szCs w:val="22"/>
        </w:rPr>
        <w:t xml:space="preserve">(ICT) </w:t>
      </w:r>
      <w:r w:rsidRPr="00DB263C">
        <w:rPr>
          <w:rFonts w:ascii="Arial" w:hAnsi="Arial" w:cs="Arial"/>
          <w:color w:val="000000"/>
          <w:sz w:val="22"/>
          <w:szCs w:val="22"/>
        </w:rPr>
        <w:t xml:space="preserve">were </w:t>
      </w:r>
      <w:r w:rsidR="009A401E">
        <w:rPr>
          <w:rFonts w:ascii="Arial" w:hAnsi="Arial" w:cs="Arial"/>
          <w:color w:val="000000"/>
          <w:sz w:val="22"/>
          <w:szCs w:val="22"/>
        </w:rPr>
        <w:t>pulling together with</w:t>
      </w:r>
      <w:r w:rsidRPr="00DB263C">
        <w:rPr>
          <w:rFonts w:ascii="Arial" w:hAnsi="Arial" w:cs="Arial"/>
          <w:color w:val="000000"/>
          <w:sz w:val="22"/>
          <w:szCs w:val="22"/>
        </w:rPr>
        <w:t xml:space="preserve"> a</w:t>
      </w:r>
      <w:r w:rsidR="009A401E">
        <w:rPr>
          <w:rFonts w:ascii="Arial" w:hAnsi="Arial" w:cs="Arial"/>
          <w:color w:val="000000"/>
          <w:sz w:val="22"/>
          <w:szCs w:val="22"/>
        </w:rPr>
        <w:t>nother 6.4% of GVA, the outcome</w:t>
      </w:r>
      <w:r w:rsidRPr="00DB263C">
        <w:rPr>
          <w:rFonts w:ascii="Arial" w:hAnsi="Arial" w:cs="Arial"/>
          <w:color w:val="000000"/>
          <w:sz w:val="22"/>
          <w:szCs w:val="22"/>
        </w:rPr>
        <w:t xml:space="preserve"> could be truly transformative.</w:t>
      </w:r>
      <w:r w:rsidRPr="00DB263C">
        <w:rPr>
          <w:rFonts w:ascii="Arial" w:hAnsi="Arial" w:cs="Arial"/>
          <w:color w:val="000000"/>
          <w:sz w:val="22"/>
          <w:szCs w:val="22"/>
        </w:rPr>
        <w:br/>
      </w:r>
    </w:p>
    <w:p w:rsidR="007F40A7" w:rsidRDefault="007F40A7" w:rsidP="00D14342">
      <w:pPr>
        <w:rPr>
          <w:rFonts w:ascii="Arial" w:hAnsi="Arial" w:cs="Arial"/>
          <w:b/>
          <w:color w:val="000000"/>
          <w:sz w:val="22"/>
          <w:szCs w:val="22"/>
        </w:rPr>
      </w:pPr>
    </w:p>
    <w:p w:rsidR="00D14342" w:rsidRPr="00DB263C" w:rsidRDefault="004A122B" w:rsidP="00D14342">
      <w:pPr>
        <w:rPr>
          <w:rFonts w:ascii="Arial" w:hAnsi="Arial" w:cs="Arial"/>
          <w:b/>
          <w:color w:val="000000"/>
          <w:sz w:val="22"/>
          <w:szCs w:val="22"/>
        </w:rPr>
      </w:pPr>
      <w:r>
        <w:rPr>
          <w:rFonts w:ascii="Arial" w:hAnsi="Arial" w:cs="Arial"/>
          <w:b/>
          <w:color w:val="000000"/>
          <w:sz w:val="22"/>
          <w:szCs w:val="22"/>
        </w:rPr>
        <w:t>3</w:t>
      </w:r>
      <w:r>
        <w:rPr>
          <w:rFonts w:ascii="Arial" w:hAnsi="Arial" w:cs="Arial"/>
          <w:b/>
          <w:color w:val="000000"/>
          <w:sz w:val="22"/>
          <w:szCs w:val="22"/>
        </w:rPr>
        <w:tab/>
      </w:r>
      <w:r w:rsidR="00922085">
        <w:rPr>
          <w:rFonts w:ascii="Arial" w:hAnsi="Arial" w:cs="Arial"/>
          <w:b/>
          <w:color w:val="000000"/>
          <w:sz w:val="22"/>
          <w:szCs w:val="22"/>
        </w:rPr>
        <w:t xml:space="preserve">The </w:t>
      </w:r>
      <w:r w:rsidR="00AB6EC9">
        <w:rPr>
          <w:rFonts w:ascii="Arial" w:hAnsi="Arial" w:cs="Arial"/>
          <w:b/>
          <w:color w:val="000000"/>
          <w:sz w:val="22"/>
          <w:szCs w:val="22"/>
        </w:rPr>
        <w:t>C</w:t>
      </w:r>
      <w:r w:rsidR="00D14342" w:rsidRPr="00DB263C">
        <w:rPr>
          <w:rFonts w:ascii="Arial" w:hAnsi="Arial" w:cs="Arial"/>
          <w:b/>
          <w:color w:val="000000"/>
          <w:sz w:val="22"/>
          <w:szCs w:val="22"/>
        </w:rPr>
        <w:t>hallenge</w:t>
      </w:r>
    </w:p>
    <w:p w:rsidR="00D14342" w:rsidRDefault="00D31EFD" w:rsidP="00D14342">
      <w:pPr>
        <w:rPr>
          <w:rFonts w:ascii="Arial" w:hAnsi="Arial" w:cs="Arial"/>
          <w:color w:val="000000"/>
          <w:sz w:val="22"/>
          <w:szCs w:val="22"/>
        </w:rPr>
      </w:pPr>
      <w:r w:rsidRPr="00DB263C">
        <w:rPr>
          <w:rFonts w:ascii="Arial" w:hAnsi="Arial" w:cs="Arial"/>
          <w:color w:val="000000"/>
          <w:sz w:val="22"/>
          <w:szCs w:val="22"/>
        </w:rPr>
        <w:br/>
      </w:r>
      <w:r w:rsidR="004A11D0" w:rsidRPr="00DB263C">
        <w:rPr>
          <w:rFonts w:ascii="Arial" w:hAnsi="Arial" w:cs="Arial"/>
          <w:color w:val="000000"/>
          <w:sz w:val="22"/>
          <w:szCs w:val="22"/>
        </w:rPr>
        <w:t>Consultation undertaken by the Creative Industries KTN in 2011 suggested that</w:t>
      </w:r>
      <w:r w:rsidRPr="00DB263C">
        <w:rPr>
          <w:rFonts w:ascii="Arial" w:hAnsi="Arial" w:cs="Arial"/>
          <w:color w:val="000000"/>
          <w:sz w:val="22"/>
          <w:szCs w:val="22"/>
        </w:rPr>
        <w:t xml:space="preserve"> the</w:t>
      </w:r>
      <w:r w:rsidR="00D14342" w:rsidRPr="00DB263C">
        <w:rPr>
          <w:rFonts w:ascii="Arial" w:hAnsi="Arial" w:cs="Arial"/>
          <w:color w:val="000000"/>
          <w:sz w:val="22"/>
          <w:szCs w:val="22"/>
        </w:rPr>
        <w:t xml:space="preserve"> UK’s creative industries </w:t>
      </w:r>
      <w:r w:rsidR="00922085">
        <w:rPr>
          <w:rFonts w:ascii="Arial" w:hAnsi="Arial" w:cs="Arial"/>
          <w:color w:val="000000"/>
          <w:sz w:val="22"/>
          <w:szCs w:val="22"/>
        </w:rPr>
        <w:t>are</w:t>
      </w:r>
      <w:r w:rsidRPr="00DB263C">
        <w:rPr>
          <w:rFonts w:ascii="Arial" w:hAnsi="Arial" w:cs="Arial"/>
          <w:color w:val="000000"/>
          <w:sz w:val="22"/>
          <w:szCs w:val="22"/>
        </w:rPr>
        <w:t xml:space="preserve"> at a crossroads</w:t>
      </w:r>
      <w:r w:rsidR="004A11D0" w:rsidRPr="00DB263C">
        <w:rPr>
          <w:rFonts w:ascii="Arial" w:hAnsi="Arial" w:cs="Arial"/>
          <w:color w:val="000000"/>
          <w:sz w:val="22"/>
          <w:szCs w:val="22"/>
        </w:rPr>
        <w:t>: o</w:t>
      </w:r>
      <w:r w:rsidRPr="00DB263C">
        <w:rPr>
          <w:rFonts w:ascii="Arial" w:hAnsi="Arial" w:cs="Arial"/>
          <w:color w:val="000000"/>
          <w:sz w:val="22"/>
          <w:szCs w:val="22"/>
        </w:rPr>
        <w:t>n</w:t>
      </w:r>
      <w:r w:rsidR="009A401E">
        <w:rPr>
          <w:rFonts w:ascii="Arial" w:hAnsi="Arial" w:cs="Arial"/>
          <w:color w:val="000000"/>
          <w:sz w:val="22"/>
          <w:szCs w:val="22"/>
        </w:rPr>
        <w:t>e path leading through convergence</w:t>
      </w:r>
      <w:r w:rsidR="00A12D02">
        <w:rPr>
          <w:rFonts w:ascii="Arial" w:hAnsi="Arial" w:cs="Arial"/>
          <w:color w:val="000000"/>
          <w:sz w:val="22"/>
          <w:szCs w:val="22"/>
        </w:rPr>
        <w:t xml:space="preserve"> with technology</w:t>
      </w:r>
      <w:r w:rsidR="009A401E">
        <w:rPr>
          <w:rFonts w:ascii="Arial" w:hAnsi="Arial" w:cs="Arial"/>
          <w:color w:val="000000"/>
          <w:sz w:val="22"/>
          <w:szCs w:val="22"/>
        </w:rPr>
        <w:t xml:space="preserve"> to</w:t>
      </w:r>
      <w:r w:rsidR="00D14342" w:rsidRPr="00DB263C">
        <w:rPr>
          <w:rFonts w:ascii="Arial" w:hAnsi="Arial" w:cs="Arial"/>
          <w:color w:val="000000"/>
          <w:sz w:val="22"/>
          <w:szCs w:val="22"/>
        </w:rPr>
        <w:t xml:space="preserve"> </w:t>
      </w:r>
      <w:r w:rsidR="00A12D02">
        <w:rPr>
          <w:rFonts w:ascii="Arial" w:hAnsi="Arial" w:cs="Arial"/>
          <w:color w:val="000000"/>
          <w:sz w:val="22"/>
          <w:szCs w:val="22"/>
        </w:rPr>
        <w:t>a</w:t>
      </w:r>
      <w:r w:rsidR="00D14342" w:rsidRPr="00DB263C">
        <w:rPr>
          <w:rFonts w:ascii="Arial" w:hAnsi="Arial" w:cs="Arial"/>
          <w:color w:val="000000"/>
          <w:sz w:val="22"/>
          <w:szCs w:val="22"/>
        </w:rPr>
        <w:t xml:space="preserve"> </w:t>
      </w:r>
      <w:r w:rsidR="005E75BA">
        <w:rPr>
          <w:rFonts w:ascii="Arial" w:hAnsi="Arial" w:cs="Arial"/>
          <w:color w:val="000000"/>
          <w:sz w:val="22"/>
          <w:szCs w:val="22"/>
        </w:rPr>
        <w:t>digital economy of considerable</w:t>
      </w:r>
      <w:r w:rsidR="00D14342" w:rsidRPr="00DB263C">
        <w:rPr>
          <w:rFonts w:ascii="Arial" w:hAnsi="Arial" w:cs="Arial"/>
          <w:color w:val="000000"/>
          <w:sz w:val="22"/>
          <w:szCs w:val="22"/>
        </w:rPr>
        <w:t xml:space="preserve"> </w:t>
      </w:r>
      <w:r w:rsidR="009A401E">
        <w:rPr>
          <w:rFonts w:ascii="Arial" w:hAnsi="Arial" w:cs="Arial"/>
          <w:color w:val="000000"/>
          <w:sz w:val="22"/>
          <w:szCs w:val="22"/>
        </w:rPr>
        <w:t>size</w:t>
      </w:r>
      <w:r w:rsidRPr="00DB263C">
        <w:rPr>
          <w:rFonts w:ascii="Arial" w:hAnsi="Arial" w:cs="Arial"/>
          <w:color w:val="000000"/>
          <w:sz w:val="22"/>
          <w:szCs w:val="22"/>
        </w:rPr>
        <w:t xml:space="preserve"> and international reputation</w:t>
      </w:r>
      <w:r w:rsidR="00D14342" w:rsidRPr="00DB263C">
        <w:rPr>
          <w:rFonts w:ascii="Arial" w:hAnsi="Arial" w:cs="Arial"/>
          <w:color w:val="000000"/>
          <w:sz w:val="22"/>
          <w:szCs w:val="22"/>
        </w:rPr>
        <w:t>,</w:t>
      </w:r>
      <w:r w:rsidR="00A12D02">
        <w:rPr>
          <w:rFonts w:ascii="Arial" w:hAnsi="Arial" w:cs="Arial"/>
          <w:color w:val="000000"/>
          <w:sz w:val="22"/>
          <w:szCs w:val="22"/>
        </w:rPr>
        <w:t xml:space="preserve"> </w:t>
      </w:r>
      <w:r w:rsidR="00D14342" w:rsidRPr="00DB263C">
        <w:rPr>
          <w:rFonts w:ascii="Arial" w:hAnsi="Arial" w:cs="Arial"/>
          <w:color w:val="000000"/>
          <w:sz w:val="22"/>
          <w:szCs w:val="22"/>
        </w:rPr>
        <w:t>t</w:t>
      </w:r>
      <w:r w:rsidRPr="00DB263C">
        <w:rPr>
          <w:rFonts w:ascii="Arial" w:hAnsi="Arial" w:cs="Arial"/>
          <w:color w:val="000000"/>
          <w:sz w:val="22"/>
          <w:szCs w:val="22"/>
        </w:rPr>
        <w:t>he other to the slow erosion of economic value and international standing as competitors</w:t>
      </w:r>
      <w:r w:rsidR="007F40A7">
        <w:rPr>
          <w:rFonts w:ascii="Arial" w:hAnsi="Arial" w:cs="Arial"/>
          <w:color w:val="000000"/>
          <w:sz w:val="22"/>
          <w:szCs w:val="22"/>
        </w:rPr>
        <w:t xml:space="preserve"> from both established and emerging economies</w:t>
      </w:r>
      <w:r w:rsidR="00837EDD">
        <w:rPr>
          <w:rFonts w:ascii="Arial" w:hAnsi="Arial" w:cs="Arial"/>
          <w:color w:val="000000"/>
          <w:sz w:val="22"/>
          <w:szCs w:val="22"/>
        </w:rPr>
        <w:t xml:space="preserve"> take the lead. </w:t>
      </w:r>
      <w:r w:rsidRPr="00DB263C">
        <w:rPr>
          <w:rFonts w:ascii="Arial" w:hAnsi="Arial" w:cs="Arial"/>
          <w:color w:val="000000"/>
          <w:sz w:val="22"/>
          <w:szCs w:val="22"/>
        </w:rPr>
        <w:t xml:space="preserve">This </w:t>
      </w:r>
      <w:proofErr w:type="gramStart"/>
      <w:r w:rsidRPr="00DB263C">
        <w:rPr>
          <w:rFonts w:ascii="Arial" w:hAnsi="Arial" w:cs="Arial"/>
          <w:color w:val="000000"/>
          <w:sz w:val="22"/>
          <w:szCs w:val="22"/>
        </w:rPr>
        <w:t>cross-roads</w:t>
      </w:r>
      <w:proofErr w:type="gramEnd"/>
      <w:r w:rsidRPr="00DB263C">
        <w:rPr>
          <w:rFonts w:ascii="Arial" w:hAnsi="Arial" w:cs="Arial"/>
          <w:color w:val="000000"/>
          <w:sz w:val="22"/>
          <w:szCs w:val="22"/>
        </w:rPr>
        <w:t xml:space="preserve"> </w:t>
      </w:r>
      <w:r w:rsidR="007F40A7">
        <w:rPr>
          <w:rFonts w:ascii="Arial" w:hAnsi="Arial" w:cs="Arial"/>
          <w:color w:val="000000"/>
          <w:sz w:val="22"/>
          <w:szCs w:val="22"/>
        </w:rPr>
        <w:t xml:space="preserve">is </w:t>
      </w:r>
      <w:r w:rsidR="00B708BB">
        <w:rPr>
          <w:rFonts w:ascii="Arial" w:hAnsi="Arial" w:cs="Arial"/>
          <w:color w:val="000000"/>
          <w:sz w:val="22"/>
          <w:szCs w:val="22"/>
        </w:rPr>
        <w:t>illustrated by</w:t>
      </w:r>
      <w:r w:rsidRPr="00DB263C">
        <w:rPr>
          <w:rFonts w:ascii="Arial" w:hAnsi="Arial" w:cs="Arial"/>
          <w:color w:val="000000"/>
          <w:sz w:val="22"/>
          <w:szCs w:val="22"/>
        </w:rPr>
        <w:t xml:space="preserve"> th</w:t>
      </w:r>
      <w:r w:rsidR="00B708BB">
        <w:rPr>
          <w:rFonts w:ascii="Arial" w:hAnsi="Arial" w:cs="Arial"/>
          <w:color w:val="000000"/>
          <w:sz w:val="22"/>
          <w:szCs w:val="22"/>
        </w:rPr>
        <w:t>e way innovation in</w:t>
      </w:r>
      <w:r w:rsidRPr="00DB263C">
        <w:rPr>
          <w:rFonts w:ascii="Arial" w:hAnsi="Arial" w:cs="Arial"/>
          <w:color w:val="000000"/>
          <w:sz w:val="22"/>
          <w:szCs w:val="22"/>
        </w:rPr>
        <w:t xml:space="preserve"> content sectors such as music, publishing, video games and TV is being driven by our global competitors.  As the new global co</w:t>
      </w:r>
      <w:r w:rsidR="00B708BB">
        <w:rPr>
          <w:rFonts w:ascii="Arial" w:hAnsi="Arial" w:cs="Arial"/>
          <w:color w:val="000000"/>
          <w:sz w:val="22"/>
          <w:szCs w:val="22"/>
        </w:rPr>
        <w:t>ntent delivery platforms (</w:t>
      </w:r>
      <w:r w:rsidRPr="00DB263C">
        <w:rPr>
          <w:rFonts w:ascii="Arial" w:hAnsi="Arial" w:cs="Arial"/>
          <w:color w:val="000000"/>
          <w:sz w:val="22"/>
          <w:szCs w:val="22"/>
        </w:rPr>
        <w:t xml:space="preserve">Apple's </w:t>
      </w:r>
      <w:proofErr w:type="spellStart"/>
      <w:r w:rsidRPr="00DB263C">
        <w:rPr>
          <w:rFonts w:ascii="Arial" w:hAnsi="Arial" w:cs="Arial"/>
          <w:color w:val="000000"/>
          <w:sz w:val="22"/>
          <w:szCs w:val="22"/>
        </w:rPr>
        <w:t>iPad</w:t>
      </w:r>
      <w:proofErr w:type="spellEnd"/>
      <w:r w:rsidRPr="00DB263C">
        <w:rPr>
          <w:rFonts w:ascii="Arial" w:hAnsi="Arial" w:cs="Arial"/>
          <w:color w:val="000000"/>
          <w:sz w:val="22"/>
          <w:szCs w:val="22"/>
        </w:rPr>
        <w:t xml:space="preserve"> and iTunes, Amazon's Kindle and Sony's PS3) are being created elsewhere, so the lion's share of the ensuing value chain will also be extracted el</w:t>
      </w:r>
      <w:r w:rsidR="007F40A7">
        <w:rPr>
          <w:rFonts w:ascii="Arial" w:hAnsi="Arial" w:cs="Arial"/>
          <w:color w:val="000000"/>
          <w:sz w:val="22"/>
          <w:szCs w:val="22"/>
        </w:rPr>
        <w:t xml:space="preserve">sewhere. </w:t>
      </w:r>
      <w:commentRangeStart w:id="0"/>
      <w:r w:rsidR="007F40A7">
        <w:rPr>
          <w:rFonts w:ascii="Arial" w:hAnsi="Arial" w:cs="Arial"/>
          <w:color w:val="000000"/>
          <w:sz w:val="22"/>
          <w:szCs w:val="22"/>
        </w:rPr>
        <w:t xml:space="preserve">At the same time, </w:t>
      </w:r>
      <w:r w:rsidRPr="00DB263C">
        <w:rPr>
          <w:rFonts w:ascii="Arial" w:hAnsi="Arial" w:cs="Arial"/>
          <w:color w:val="000000"/>
          <w:sz w:val="22"/>
          <w:szCs w:val="22"/>
        </w:rPr>
        <w:t xml:space="preserve">the essential </w:t>
      </w:r>
      <w:r w:rsidR="007F40A7">
        <w:rPr>
          <w:rFonts w:ascii="Arial" w:hAnsi="Arial" w:cs="Arial"/>
          <w:color w:val="000000"/>
          <w:sz w:val="22"/>
          <w:szCs w:val="22"/>
        </w:rPr>
        <w:t>production tools creative industries depend up</w:t>
      </w:r>
      <w:r w:rsidRPr="00DB263C">
        <w:rPr>
          <w:rFonts w:ascii="Arial" w:hAnsi="Arial" w:cs="Arial"/>
          <w:color w:val="000000"/>
          <w:sz w:val="22"/>
          <w:szCs w:val="22"/>
        </w:rPr>
        <w:t>on are almost all developed elsewhere.</w:t>
      </w:r>
      <w:commentRangeEnd w:id="0"/>
      <w:r w:rsidR="003661B0">
        <w:rPr>
          <w:rStyle w:val="CommentReference"/>
        </w:rPr>
        <w:commentReference w:id="0"/>
      </w:r>
      <w:r w:rsidRPr="00DB263C">
        <w:rPr>
          <w:rFonts w:ascii="Arial" w:hAnsi="Arial" w:cs="Arial"/>
          <w:color w:val="000000"/>
          <w:sz w:val="22"/>
          <w:szCs w:val="22"/>
        </w:rPr>
        <w:br/>
      </w:r>
      <w:r w:rsidRPr="00DB263C">
        <w:rPr>
          <w:rFonts w:ascii="Arial" w:hAnsi="Arial" w:cs="Arial"/>
          <w:color w:val="000000"/>
          <w:sz w:val="22"/>
          <w:szCs w:val="22"/>
        </w:rPr>
        <w:br/>
      </w:r>
      <w:commentRangeStart w:id="1"/>
      <w:r w:rsidR="005E75BA">
        <w:rPr>
          <w:rFonts w:ascii="Arial" w:hAnsi="Arial" w:cs="Arial"/>
          <w:color w:val="000000"/>
          <w:sz w:val="22"/>
          <w:szCs w:val="22"/>
        </w:rPr>
        <w:t xml:space="preserve">Given this, </w:t>
      </w:r>
      <w:commentRangeEnd w:id="1"/>
      <w:r w:rsidR="003661B0">
        <w:rPr>
          <w:rStyle w:val="CommentReference"/>
        </w:rPr>
        <w:commentReference w:id="1"/>
      </w:r>
      <w:r w:rsidR="005E75BA">
        <w:rPr>
          <w:rFonts w:ascii="Arial" w:hAnsi="Arial" w:cs="Arial"/>
          <w:color w:val="000000"/>
          <w:sz w:val="22"/>
          <w:szCs w:val="22"/>
        </w:rPr>
        <w:t>u</w:t>
      </w:r>
      <w:r w:rsidRPr="00DB263C">
        <w:rPr>
          <w:rFonts w:ascii="Arial" w:hAnsi="Arial" w:cs="Arial"/>
          <w:color w:val="000000"/>
          <w:sz w:val="22"/>
          <w:szCs w:val="22"/>
        </w:rPr>
        <w:t>rgent action is r</w:t>
      </w:r>
      <w:r w:rsidR="00B708BB">
        <w:rPr>
          <w:rFonts w:ascii="Arial" w:hAnsi="Arial" w:cs="Arial"/>
          <w:color w:val="000000"/>
          <w:sz w:val="22"/>
          <w:szCs w:val="22"/>
        </w:rPr>
        <w:t xml:space="preserve">equired to support </w:t>
      </w:r>
      <w:r w:rsidRPr="00DB263C">
        <w:rPr>
          <w:rFonts w:ascii="Arial" w:hAnsi="Arial" w:cs="Arial"/>
          <w:color w:val="000000"/>
          <w:sz w:val="22"/>
          <w:szCs w:val="22"/>
        </w:rPr>
        <w:t>innovation.  </w:t>
      </w:r>
      <w:commentRangeStart w:id="2"/>
      <w:r w:rsidR="00226699">
        <w:rPr>
          <w:rFonts w:ascii="Arial" w:hAnsi="Arial" w:cs="Arial"/>
          <w:color w:val="000000"/>
          <w:sz w:val="22"/>
          <w:szCs w:val="22"/>
        </w:rPr>
        <w:t xml:space="preserve">In particular </w:t>
      </w:r>
      <w:commentRangeEnd w:id="2"/>
      <w:r w:rsidR="003661B0">
        <w:rPr>
          <w:rStyle w:val="CommentReference"/>
        </w:rPr>
        <w:commentReference w:id="2"/>
      </w:r>
      <w:r w:rsidR="00226699">
        <w:rPr>
          <w:rFonts w:ascii="Arial" w:hAnsi="Arial" w:cs="Arial"/>
          <w:color w:val="000000"/>
          <w:sz w:val="22"/>
          <w:szCs w:val="22"/>
        </w:rPr>
        <w:t>w</w:t>
      </w:r>
      <w:r w:rsidRPr="00DB263C">
        <w:rPr>
          <w:rFonts w:ascii="Arial" w:hAnsi="Arial" w:cs="Arial"/>
          <w:color w:val="000000"/>
          <w:sz w:val="22"/>
          <w:szCs w:val="22"/>
        </w:rPr>
        <w:t>e need to address the challenge of ensuring creative businesses take up</w:t>
      </w:r>
      <w:r w:rsidR="00B708BB">
        <w:rPr>
          <w:rFonts w:ascii="Arial" w:hAnsi="Arial" w:cs="Arial"/>
          <w:color w:val="000000"/>
          <w:sz w:val="22"/>
          <w:szCs w:val="22"/>
        </w:rPr>
        <w:t>, exploit and drive the relevant technologies</w:t>
      </w:r>
      <w:r w:rsidRPr="00DB263C">
        <w:rPr>
          <w:rFonts w:ascii="Arial" w:hAnsi="Arial" w:cs="Arial"/>
          <w:color w:val="000000"/>
          <w:sz w:val="22"/>
          <w:szCs w:val="22"/>
        </w:rPr>
        <w:t xml:space="preserve"> coming through university research.  Equally, we need to create opportunities and environments where businesses from different sectors in the creative industries can come together </w:t>
      </w:r>
      <w:r w:rsidR="00B708BB">
        <w:rPr>
          <w:rFonts w:ascii="Arial" w:hAnsi="Arial" w:cs="Arial"/>
          <w:color w:val="000000"/>
          <w:sz w:val="22"/>
          <w:szCs w:val="22"/>
        </w:rPr>
        <w:t>to collaborate and innovate.</w:t>
      </w:r>
      <w:r w:rsidR="005E75BA">
        <w:rPr>
          <w:rFonts w:ascii="Arial" w:hAnsi="Arial" w:cs="Arial"/>
          <w:color w:val="000000"/>
          <w:sz w:val="22"/>
          <w:szCs w:val="22"/>
        </w:rPr>
        <w:br/>
      </w:r>
    </w:p>
    <w:p w:rsidR="001C154B" w:rsidRPr="00DB263C" w:rsidRDefault="001C154B" w:rsidP="00D14342">
      <w:pPr>
        <w:rPr>
          <w:rFonts w:ascii="Arial" w:hAnsi="Arial" w:cs="Arial"/>
          <w:color w:val="000000"/>
          <w:sz w:val="22"/>
          <w:szCs w:val="22"/>
        </w:rPr>
      </w:pPr>
    </w:p>
    <w:p w:rsidR="00C125F2" w:rsidRDefault="00C125F2" w:rsidP="006A55BC">
      <w:pPr>
        <w:pStyle w:val="ListParagraph"/>
        <w:rPr>
          <w:rFonts w:ascii="Arial" w:hAnsi="Arial" w:cs="Arial"/>
          <w:sz w:val="22"/>
          <w:szCs w:val="22"/>
        </w:rPr>
      </w:pPr>
    </w:p>
    <w:p w:rsidR="00016825" w:rsidRDefault="00016825" w:rsidP="00C125F2">
      <w:pPr>
        <w:rPr>
          <w:rFonts w:ascii="Arial" w:hAnsi="Arial" w:cs="Arial"/>
          <w:b/>
          <w:color w:val="000000"/>
          <w:sz w:val="22"/>
          <w:szCs w:val="22"/>
        </w:rPr>
      </w:pPr>
    </w:p>
    <w:p w:rsidR="00016825" w:rsidRDefault="00016825" w:rsidP="00C125F2">
      <w:pPr>
        <w:rPr>
          <w:rFonts w:ascii="Arial" w:hAnsi="Arial" w:cs="Arial"/>
          <w:b/>
          <w:color w:val="000000"/>
          <w:sz w:val="22"/>
          <w:szCs w:val="22"/>
        </w:rPr>
      </w:pPr>
    </w:p>
    <w:p w:rsidR="00C125F2" w:rsidRPr="00DB263C" w:rsidRDefault="00C125F2" w:rsidP="00C125F2">
      <w:pPr>
        <w:rPr>
          <w:rFonts w:ascii="Arial" w:hAnsi="Arial" w:cs="Arial"/>
          <w:b/>
          <w:color w:val="000000"/>
          <w:sz w:val="22"/>
          <w:szCs w:val="22"/>
        </w:rPr>
      </w:pPr>
      <w:r>
        <w:rPr>
          <w:rFonts w:ascii="Arial" w:hAnsi="Arial" w:cs="Arial"/>
          <w:b/>
          <w:color w:val="000000"/>
          <w:sz w:val="22"/>
          <w:szCs w:val="22"/>
        </w:rPr>
        <w:t>4</w:t>
      </w:r>
      <w:r>
        <w:rPr>
          <w:rFonts w:ascii="Arial" w:hAnsi="Arial" w:cs="Arial"/>
          <w:b/>
          <w:color w:val="000000"/>
          <w:sz w:val="22"/>
          <w:szCs w:val="22"/>
        </w:rPr>
        <w:tab/>
      </w:r>
      <w:r w:rsidRPr="00DB263C">
        <w:rPr>
          <w:rFonts w:ascii="Arial" w:hAnsi="Arial" w:cs="Arial"/>
          <w:b/>
          <w:color w:val="000000"/>
          <w:sz w:val="22"/>
          <w:szCs w:val="22"/>
        </w:rPr>
        <w:t>Convergence</w:t>
      </w:r>
    </w:p>
    <w:p w:rsidR="00C125F2" w:rsidRPr="00DB263C" w:rsidRDefault="00C125F2" w:rsidP="00C125F2">
      <w:pPr>
        <w:rPr>
          <w:rFonts w:ascii="Arial" w:hAnsi="Arial" w:cs="Arial"/>
          <w:sz w:val="22"/>
          <w:szCs w:val="22"/>
        </w:rPr>
      </w:pPr>
    </w:p>
    <w:p w:rsidR="00C125F2" w:rsidRDefault="00C125F2" w:rsidP="00C125F2">
      <w:pPr>
        <w:rPr>
          <w:rFonts w:ascii="Arial" w:hAnsi="Arial" w:cs="Arial"/>
          <w:color w:val="000000"/>
          <w:sz w:val="22"/>
          <w:szCs w:val="22"/>
        </w:rPr>
      </w:pPr>
      <w:r w:rsidRPr="00DB263C">
        <w:rPr>
          <w:rFonts w:ascii="Arial" w:hAnsi="Arial" w:cs="Arial"/>
          <w:sz w:val="22"/>
          <w:szCs w:val="22"/>
        </w:rPr>
        <w:t xml:space="preserve">Critical to the competitive future of the UK’s </w:t>
      </w:r>
      <w:r>
        <w:rPr>
          <w:rFonts w:ascii="Arial" w:hAnsi="Arial" w:cs="Arial"/>
          <w:sz w:val="22"/>
          <w:szCs w:val="22"/>
        </w:rPr>
        <w:t>digital economy</w:t>
      </w:r>
      <w:r w:rsidRPr="00DB263C">
        <w:rPr>
          <w:rFonts w:ascii="Arial" w:hAnsi="Arial" w:cs="Arial"/>
          <w:sz w:val="22"/>
          <w:szCs w:val="22"/>
        </w:rPr>
        <w:t xml:space="preserve"> </w:t>
      </w:r>
      <w:r>
        <w:rPr>
          <w:rFonts w:ascii="Arial" w:hAnsi="Arial" w:cs="Arial"/>
          <w:sz w:val="22"/>
          <w:szCs w:val="22"/>
        </w:rPr>
        <w:t>is the ways in which</w:t>
      </w:r>
      <w:r w:rsidRPr="00DB263C">
        <w:rPr>
          <w:rFonts w:ascii="Arial" w:hAnsi="Arial" w:cs="Arial"/>
          <w:sz w:val="22"/>
          <w:szCs w:val="22"/>
        </w:rPr>
        <w:t xml:space="preserve"> digital communication technologies can improve the functioning of the overall </w:t>
      </w:r>
      <w:r>
        <w:rPr>
          <w:rFonts w:ascii="Arial" w:hAnsi="Arial" w:cs="Arial"/>
          <w:sz w:val="22"/>
          <w:szCs w:val="22"/>
        </w:rPr>
        <w:t xml:space="preserve">Creative Industries </w:t>
      </w:r>
      <w:r w:rsidRPr="00DB263C">
        <w:rPr>
          <w:rFonts w:ascii="Arial" w:hAnsi="Arial" w:cs="Arial"/>
          <w:sz w:val="22"/>
          <w:szCs w:val="22"/>
        </w:rPr>
        <w:t>value chain, rather than simply the individual elements within it.</w:t>
      </w:r>
      <w:r>
        <w:rPr>
          <w:rFonts w:ascii="Arial" w:hAnsi="Arial" w:cs="Arial"/>
          <w:sz w:val="22"/>
          <w:szCs w:val="22"/>
        </w:rPr>
        <w:t xml:space="preserve"> </w:t>
      </w:r>
      <w:r w:rsidRPr="00DB263C">
        <w:rPr>
          <w:rFonts w:ascii="Arial" w:hAnsi="Arial" w:cs="Arial"/>
          <w:color w:val="000000"/>
          <w:sz w:val="22"/>
          <w:szCs w:val="22"/>
        </w:rPr>
        <w:t>From content creation</w:t>
      </w:r>
      <w:r>
        <w:rPr>
          <w:rFonts w:ascii="Arial" w:hAnsi="Arial" w:cs="Arial"/>
          <w:color w:val="000000"/>
          <w:sz w:val="22"/>
          <w:szCs w:val="22"/>
        </w:rPr>
        <w:t xml:space="preserve"> and</w:t>
      </w:r>
      <w:r w:rsidRPr="00DB263C">
        <w:rPr>
          <w:rFonts w:ascii="Arial" w:hAnsi="Arial" w:cs="Arial"/>
          <w:color w:val="000000"/>
          <w:sz w:val="22"/>
          <w:szCs w:val="22"/>
        </w:rPr>
        <w:t xml:space="preserve"> production, to distribution</w:t>
      </w:r>
      <w:r>
        <w:rPr>
          <w:rFonts w:ascii="Arial" w:hAnsi="Arial" w:cs="Arial"/>
          <w:color w:val="000000"/>
          <w:sz w:val="22"/>
          <w:szCs w:val="22"/>
        </w:rPr>
        <w:t xml:space="preserve"> and consumption </w:t>
      </w:r>
      <w:r w:rsidRPr="00DB263C">
        <w:rPr>
          <w:rFonts w:ascii="Arial" w:hAnsi="Arial" w:cs="Arial"/>
          <w:color w:val="000000"/>
          <w:sz w:val="22"/>
          <w:szCs w:val="22"/>
        </w:rPr>
        <w:t xml:space="preserve">– </w:t>
      </w:r>
      <w:commentRangeStart w:id="3"/>
      <w:r w:rsidRPr="00DB263C">
        <w:rPr>
          <w:rFonts w:ascii="Arial" w:hAnsi="Arial" w:cs="Arial"/>
          <w:color w:val="000000"/>
          <w:sz w:val="22"/>
          <w:szCs w:val="22"/>
        </w:rPr>
        <w:t xml:space="preserve">what was once a clear and definable linear process is becoming </w:t>
      </w:r>
      <w:r>
        <w:rPr>
          <w:rFonts w:ascii="Arial" w:hAnsi="Arial" w:cs="Arial"/>
          <w:color w:val="000000"/>
          <w:sz w:val="22"/>
          <w:szCs w:val="22"/>
        </w:rPr>
        <w:t xml:space="preserve">converged, </w:t>
      </w:r>
      <w:r w:rsidRPr="00DB263C">
        <w:rPr>
          <w:rFonts w:ascii="Arial" w:hAnsi="Arial" w:cs="Arial"/>
          <w:color w:val="000000"/>
          <w:sz w:val="22"/>
          <w:szCs w:val="22"/>
        </w:rPr>
        <w:t>contested and dis-intermediated.</w:t>
      </w:r>
      <w:r>
        <w:rPr>
          <w:rFonts w:ascii="Arial" w:hAnsi="Arial" w:cs="Arial"/>
          <w:color w:val="000000"/>
          <w:sz w:val="22"/>
          <w:szCs w:val="22"/>
        </w:rPr>
        <w:t xml:space="preserve"> </w:t>
      </w:r>
      <w:commentRangeEnd w:id="3"/>
      <w:r w:rsidR="003661B0">
        <w:rPr>
          <w:rStyle w:val="CommentReference"/>
        </w:rPr>
        <w:commentReference w:id="3"/>
      </w:r>
    </w:p>
    <w:p w:rsidR="00C125F2" w:rsidRDefault="00C125F2" w:rsidP="00C125F2">
      <w:pPr>
        <w:rPr>
          <w:rFonts w:ascii="Arial" w:hAnsi="Arial" w:cs="Arial"/>
          <w:color w:val="000000"/>
          <w:sz w:val="22"/>
          <w:szCs w:val="22"/>
        </w:rPr>
      </w:pPr>
    </w:p>
    <w:p w:rsidR="00C125F2" w:rsidRPr="00DB263C" w:rsidRDefault="00C125F2" w:rsidP="00C125F2">
      <w:pPr>
        <w:rPr>
          <w:rFonts w:ascii="Arial" w:hAnsi="Arial" w:cs="Arial"/>
          <w:sz w:val="22"/>
          <w:szCs w:val="22"/>
        </w:rPr>
      </w:pPr>
      <w:r w:rsidRPr="00DB263C">
        <w:rPr>
          <w:rFonts w:ascii="Arial" w:hAnsi="Arial" w:cs="Arial"/>
          <w:sz w:val="22"/>
          <w:szCs w:val="22"/>
        </w:rPr>
        <w:t xml:space="preserve">This convergence </w:t>
      </w:r>
      <w:r>
        <w:rPr>
          <w:rFonts w:ascii="Arial" w:hAnsi="Arial" w:cs="Arial"/>
          <w:sz w:val="22"/>
          <w:szCs w:val="22"/>
        </w:rPr>
        <w:t>is</w:t>
      </w:r>
      <w:r w:rsidRPr="00DB263C">
        <w:rPr>
          <w:rFonts w:ascii="Arial" w:hAnsi="Arial" w:cs="Arial"/>
          <w:sz w:val="22"/>
          <w:szCs w:val="22"/>
        </w:rPr>
        <w:t xml:space="preserve"> disrupt</w:t>
      </w:r>
      <w:r>
        <w:rPr>
          <w:rFonts w:ascii="Arial" w:hAnsi="Arial" w:cs="Arial"/>
          <w:sz w:val="22"/>
          <w:szCs w:val="22"/>
        </w:rPr>
        <w:t>ing</w:t>
      </w:r>
      <w:r w:rsidRPr="00DB263C">
        <w:rPr>
          <w:rFonts w:ascii="Arial" w:hAnsi="Arial" w:cs="Arial"/>
          <w:sz w:val="22"/>
          <w:szCs w:val="22"/>
        </w:rPr>
        <w:t xml:space="preserve"> existing value chains, transform</w:t>
      </w:r>
      <w:r>
        <w:rPr>
          <w:rFonts w:ascii="Arial" w:hAnsi="Arial" w:cs="Arial"/>
          <w:sz w:val="22"/>
          <w:szCs w:val="22"/>
        </w:rPr>
        <w:t>ing</w:t>
      </w:r>
      <w:r w:rsidRPr="00DB263C">
        <w:rPr>
          <w:rFonts w:ascii="Arial" w:hAnsi="Arial" w:cs="Arial"/>
          <w:sz w:val="22"/>
          <w:szCs w:val="22"/>
        </w:rPr>
        <w:t xml:space="preserve"> traditional business models and </w:t>
      </w:r>
      <w:commentRangeStart w:id="4"/>
      <w:r w:rsidRPr="00DB263C">
        <w:rPr>
          <w:rFonts w:ascii="Arial" w:hAnsi="Arial" w:cs="Arial"/>
          <w:sz w:val="22"/>
          <w:szCs w:val="22"/>
        </w:rPr>
        <w:t>creat</w:t>
      </w:r>
      <w:r>
        <w:rPr>
          <w:rFonts w:ascii="Arial" w:hAnsi="Arial" w:cs="Arial"/>
          <w:sz w:val="22"/>
          <w:szCs w:val="22"/>
        </w:rPr>
        <w:t>ing</w:t>
      </w:r>
      <w:r w:rsidRPr="00DB263C">
        <w:rPr>
          <w:rFonts w:ascii="Arial" w:hAnsi="Arial" w:cs="Arial"/>
          <w:sz w:val="22"/>
          <w:szCs w:val="22"/>
        </w:rPr>
        <w:t xml:space="preserve"> new markets</w:t>
      </w:r>
      <w:commentRangeEnd w:id="4"/>
      <w:r w:rsidR="003661B0">
        <w:rPr>
          <w:rStyle w:val="CommentReference"/>
        </w:rPr>
        <w:commentReference w:id="4"/>
      </w:r>
      <w:r w:rsidRPr="00DB263C">
        <w:rPr>
          <w:rFonts w:ascii="Arial" w:hAnsi="Arial" w:cs="Arial"/>
          <w:sz w:val="22"/>
          <w:szCs w:val="22"/>
        </w:rPr>
        <w:t xml:space="preserve">. </w:t>
      </w:r>
      <w:r>
        <w:rPr>
          <w:rFonts w:ascii="Arial" w:hAnsi="Arial" w:cs="Arial"/>
          <w:sz w:val="22"/>
          <w:szCs w:val="22"/>
        </w:rPr>
        <w:t>A</w:t>
      </w:r>
      <w:r w:rsidRPr="00DB263C">
        <w:rPr>
          <w:rFonts w:ascii="Arial" w:hAnsi="Arial" w:cs="Arial"/>
          <w:sz w:val="22"/>
          <w:szCs w:val="22"/>
        </w:rPr>
        <w:t xml:space="preserve">lthough in certain </w:t>
      </w:r>
      <w:r>
        <w:rPr>
          <w:rFonts w:ascii="Arial" w:hAnsi="Arial" w:cs="Arial"/>
          <w:sz w:val="22"/>
          <w:szCs w:val="22"/>
        </w:rPr>
        <w:t>sectors</w:t>
      </w:r>
      <w:r w:rsidRPr="00DB263C">
        <w:rPr>
          <w:rFonts w:ascii="Arial" w:hAnsi="Arial" w:cs="Arial"/>
          <w:sz w:val="22"/>
          <w:szCs w:val="22"/>
        </w:rPr>
        <w:t xml:space="preserve">, disintermediation and the dismantling of the value chain may well be an outcome, </w:t>
      </w:r>
      <w:commentRangeStart w:id="5"/>
      <w:r w:rsidRPr="00DB263C">
        <w:rPr>
          <w:rFonts w:ascii="Arial" w:hAnsi="Arial" w:cs="Arial"/>
          <w:sz w:val="22"/>
          <w:szCs w:val="22"/>
        </w:rPr>
        <w:t>it is by no means inevitable</w:t>
      </w:r>
      <w:commentRangeEnd w:id="5"/>
      <w:r w:rsidR="00C72D42">
        <w:rPr>
          <w:rStyle w:val="CommentReference"/>
        </w:rPr>
        <w:commentReference w:id="5"/>
      </w:r>
      <w:r w:rsidRPr="00DB263C">
        <w:rPr>
          <w:rFonts w:ascii="Arial" w:hAnsi="Arial" w:cs="Arial"/>
          <w:sz w:val="22"/>
          <w:szCs w:val="22"/>
        </w:rPr>
        <w:t xml:space="preserve">. Rather, </w:t>
      </w:r>
      <w:r>
        <w:rPr>
          <w:rFonts w:ascii="Arial" w:hAnsi="Arial" w:cs="Arial"/>
          <w:sz w:val="22"/>
          <w:szCs w:val="22"/>
        </w:rPr>
        <w:t>there is an opportunity</w:t>
      </w:r>
      <w:r w:rsidRPr="00DB263C">
        <w:rPr>
          <w:rFonts w:ascii="Arial" w:hAnsi="Arial" w:cs="Arial"/>
          <w:sz w:val="22"/>
          <w:szCs w:val="22"/>
        </w:rPr>
        <w:t xml:space="preserve"> in all of the value chain elements to use digital technologies to genuinely add value, so that the role of intermediaries (e.g. broadcasters, publishers, distributors) is an enriched one, acting muc</w:t>
      </w:r>
      <w:r>
        <w:rPr>
          <w:rFonts w:ascii="Arial" w:hAnsi="Arial" w:cs="Arial"/>
          <w:sz w:val="22"/>
          <w:szCs w:val="22"/>
        </w:rPr>
        <w:t>h more than simply as a gateway-</w:t>
      </w:r>
      <w:r w:rsidRPr="00DB263C">
        <w:rPr>
          <w:rFonts w:ascii="Arial" w:hAnsi="Arial" w:cs="Arial"/>
          <w:sz w:val="22"/>
          <w:szCs w:val="22"/>
        </w:rPr>
        <w:t>keeper or route to market.</w:t>
      </w:r>
    </w:p>
    <w:p w:rsidR="00C125F2" w:rsidRPr="00DB263C" w:rsidRDefault="00C125F2" w:rsidP="00C125F2">
      <w:pPr>
        <w:rPr>
          <w:rFonts w:ascii="Arial" w:hAnsi="Arial" w:cs="Arial"/>
          <w:sz w:val="22"/>
          <w:szCs w:val="22"/>
        </w:rPr>
      </w:pPr>
    </w:p>
    <w:p w:rsidR="00C125F2" w:rsidRDefault="00C125F2" w:rsidP="00C125F2">
      <w:pPr>
        <w:rPr>
          <w:rFonts w:ascii="Arial" w:hAnsi="Arial" w:cs="Arial"/>
          <w:sz w:val="22"/>
          <w:szCs w:val="22"/>
        </w:rPr>
      </w:pPr>
      <w:r w:rsidRPr="00DB263C">
        <w:rPr>
          <w:rFonts w:ascii="Arial" w:hAnsi="Arial" w:cs="Arial"/>
          <w:sz w:val="22"/>
          <w:szCs w:val="22"/>
        </w:rPr>
        <w:t>This could be done</w:t>
      </w:r>
      <w:r>
        <w:rPr>
          <w:rFonts w:ascii="Arial" w:hAnsi="Arial" w:cs="Arial"/>
          <w:sz w:val="22"/>
          <w:szCs w:val="22"/>
        </w:rPr>
        <w:t>, for example, by</w:t>
      </w:r>
      <w:r w:rsidRPr="00DB263C">
        <w:rPr>
          <w:rFonts w:ascii="Arial" w:hAnsi="Arial" w:cs="Arial"/>
          <w:sz w:val="22"/>
          <w:szCs w:val="22"/>
        </w:rPr>
        <w:t>:</w:t>
      </w:r>
    </w:p>
    <w:p w:rsidR="00C125F2" w:rsidRPr="00DB263C" w:rsidRDefault="00C125F2" w:rsidP="00C125F2">
      <w:pPr>
        <w:rPr>
          <w:rFonts w:ascii="Arial" w:hAnsi="Arial" w:cs="Arial"/>
          <w:sz w:val="22"/>
          <w:szCs w:val="22"/>
        </w:rPr>
      </w:pPr>
    </w:p>
    <w:p w:rsidR="00C125F2" w:rsidRPr="00DB263C" w:rsidRDefault="00C125F2" w:rsidP="00C125F2">
      <w:pPr>
        <w:pStyle w:val="ListParagraph"/>
        <w:numPr>
          <w:ilvl w:val="0"/>
          <w:numId w:val="1"/>
        </w:numPr>
        <w:rPr>
          <w:rFonts w:ascii="Arial" w:hAnsi="Arial" w:cs="Arial"/>
          <w:sz w:val="22"/>
          <w:szCs w:val="22"/>
        </w:rPr>
      </w:pPr>
      <w:r w:rsidRPr="00DB263C">
        <w:rPr>
          <w:rFonts w:ascii="Arial" w:hAnsi="Arial" w:cs="Arial"/>
          <w:sz w:val="22"/>
          <w:szCs w:val="22"/>
        </w:rPr>
        <w:t>A</w:t>
      </w:r>
      <w:r>
        <w:rPr>
          <w:rFonts w:ascii="Arial" w:hAnsi="Arial" w:cs="Arial"/>
          <w:sz w:val="22"/>
          <w:szCs w:val="22"/>
        </w:rPr>
        <w:t>ccelerating and/or bypassing certain</w:t>
      </w:r>
      <w:r w:rsidRPr="00DB263C">
        <w:rPr>
          <w:rFonts w:ascii="Arial" w:hAnsi="Arial" w:cs="Arial"/>
          <w:sz w:val="22"/>
          <w:szCs w:val="22"/>
        </w:rPr>
        <w:t xml:space="preserve"> elements of the chain, speeding up the time it takes new products and services to come to market</w:t>
      </w:r>
    </w:p>
    <w:p w:rsidR="00C125F2" w:rsidRPr="00DB263C" w:rsidRDefault="00C125F2" w:rsidP="00C125F2">
      <w:pPr>
        <w:pStyle w:val="ListParagraph"/>
        <w:numPr>
          <w:ilvl w:val="0"/>
          <w:numId w:val="1"/>
        </w:numPr>
        <w:rPr>
          <w:rFonts w:ascii="Arial" w:hAnsi="Arial" w:cs="Arial"/>
          <w:sz w:val="22"/>
          <w:szCs w:val="22"/>
        </w:rPr>
      </w:pPr>
      <w:r w:rsidRPr="00DB263C">
        <w:rPr>
          <w:rFonts w:ascii="Arial" w:hAnsi="Arial" w:cs="Arial"/>
          <w:sz w:val="22"/>
          <w:szCs w:val="22"/>
        </w:rPr>
        <w:t>Encouraging collaboration, joint research and commercial partnerships between businesses and other organisations in different elements of the chain</w:t>
      </w:r>
    </w:p>
    <w:p w:rsidR="00C125F2" w:rsidRPr="00DB263C" w:rsidRDefault="00C125F2" w:rsidP="00C125F2">
      <w:pPr>
        <w:pStyle w:val="ListParagraph"/>
        <w:numPr>
          <w:ilvl w:val="0"/>
          <w:numId w:val="1"/>
        </w:numPr>
        <w:rPr>
          <w:rFonts w:ascii="Arial" w:hAnsi="Arial" w:cs="Arial"/>
          <w:sz w:val="22"/>
          <w:szCs w:val="22"/>
        </w:rPr>
      </w:pPr>
      <w:commentRangeStart w:id="6"/>
      <w:r w:rsidRPr="00DB263C">
        <w:rPr>
          <w:rFonts w:ascii="Arial" w:hAnsi="Arial" w:cs="Arial"/>
          <w:sz w:val="22"/>
          <w:szCs w:val="22"/>
        </w:rPr>
        <w:t>Building greater feedback mechanisms into the chain, so that information can flow more fully and efficiently in both directions, enabling products and services to be better refined and improved in response to market demand</w:t>
      </w:r>
      <w:commentRangeEnd w:id="6"/>
      <w:r w:rsidR="00C72D42">
        <w:rPr>
          <w:rStyle w:val="CommentReference"/>
        </w:rPr>
        <w:commentReference w:id="6"/>
      </w:r>
    </w:p>
    <w:p w:rsidR="00C125F2" w:rsidRPr="00DB263C" w:rsidRDefault="00C125F2" w:rsidP="00C125F2">
      <w:pPr>
        <w:pStyle w:val="ListParagraph"/>
        <w:numPr>
          <w:ilvl w:val="0"/>
          <w:numId w:val="1"/>
        </w:numPr>
        <w:rPr>
          <w:rFonts w:ascii="Arial" w:hAnsi="Arial" w:cs="Arial"/>
          <w:sz w:val="22"/>
          <w:szCs w:val="22"/>
        </w:rPr>
      </w:pPr>
      <w:r w:rsidRPr="00DB263C">
        <w:rPr>
          <w:rFonts w:ascii="Arial" w:hAnsi="Arial" w:cs="Arial"/>
          <w:sz w:val="22"/>
          <w:szCs w:val="22"/>
        </w:rPr>
        <w:t>Through the development of new business models and revenue sharing agreements and technologies, enabling additional and ongoing income to be earned across the value chain through a more sophisticated and data-embedded product/service.</w:t>
      </w:r>
    </w:p>
    <w:p w:rsidR="006A55BC" w:rsidRPr="00DB263C" w:rsidRDefault="006A55BC" w:rsidP="006A55BC">
      <w:pPr>
        <w:pStyle w:val="ListParagraph"/>
        <w:rPr>
          <w:rFonts w:ascii="Arial" w:hAnsi="Arial" w:cs="Arial"/>
          <w:sz w:val="22"/>
          <w:szCs w:val="22"/>
        </w:rPr>
      </w:pPr>
      <w:r w:rsidRPr="00DB263C">
        <w:rPr>
          <w:rFonts w:ascii="Arial" w:hAnsi="Arial" w:cs="Arial"/>
          <w:sz w:val="22"/>
          <w:szCs w:val="22"/>
        </w:rPr>
        <w:t xml:space="preserve"> </w:t>
      </w:r>
    </w:p>
    <w:p w:rsidR="00EF4AAD" w:rsidRDefault="00EF4AAD" w:rsidP="00D14342">
      <w:pPr>
        <w:rPr>
          <w:rFonts w:ascii="Arial" w:hAnsi="Arial" w:cs="Arial"/>
          <w:color w:val="000000"/>
          <w:sz w:val="22"/>
          <w:szCs w:val="22"/>
        </w:rPr>
      </w:pPr>
    </w:p>
    <w:p w:rsidR="00CF664A" w:rsidRPr="009C1E45" w:rsidRDefault="00C125F2" w:rsidP="00D14342">
      <w:pPr>
        <w:rPr>
          <w:rFonts w:ascii="Arial" w:hAnsi="Arial" w:cs="Arial"/>
          <w:b/>
          <w:color w:val="000000"/>
          <w:sz w:val="22"/>
          <w:szCs w:val="22"/>
        </w:rPr>
      </w:pPr>
      <w:r>
        <w:rPr>
          <w:rFonts w:ascii="Arial" w:hAnsi="Arial" w:cs="Arial"/>
          <w:b/>
          <w:color w:val="000000"/>
          <w:sz w:val="22"/>
          <w:szCs w:val="22"/>
        </w:rPr>
        <w:t>5</w:t>
      </w:r>
      <w:r>
        <w:rPr>
          <w:rFonts w:ascii="Arial" w:hAnsi="Arial" w:cs="Arial"/>
          <w:b/>
          <w:color w:val="000000"/>
          <w:sz w:val="22"/>
          <w:szCs w:val="22"/>
        </w:rPr>
        <w:tab/>
      </w:r>
      <w:r w:rsidR="00CF664A" w:rsidRPr="009C1E45">
        <w:rPr>
          <w:rFonts w:ascii="Arial" w:hAnsi="Arial" w:cs="Arial"/>
          <w:b/>
          <w:color w:val="000000"/>
          <w:sz w:val="22"/>
          <w:szCs w:val="22"/>
        </w:rPr>
        <w:t>Innovation and the Creative Industries</w:t>
      </w:r>
    </w:p>
    <w:p w:rsidR="00CF664A" w:rsidRDefault="00CF664A" w:rsidP="00D14342">
      <w:pPr>
        <w:rPr>
          <w:rFonts w:ascii="Arial" w:hAnsi="Arial" w:cs="Arial"/>
          <w:color w:val="000000"/>
          <w:sz w:val="22"/>
          <w:szCs w:val="22"/>
        </w:rPr>
      </w:pPr>
    </w:p>
    <w:p w:rsidR="003C22FF" w:rsidRDefault="00CF664A" w:rsidP="00D14342">
      <w:pPr>
        <w:rPr>
          <w:rFonts w:ascii="Arial" w:hAnsi="Arial" w:cs="Arial"/>
          <w:color w:val="000000"/>
          <w:sz w:val="22"/>
          <w:szCs w:val="22"/>
        </w:rPr>
      </w:pPr>
      <w:r>
        <w:rPr>
          <w:rFonts w:ascii="Arial" w:hAnsi="Arial" w:cs="Arial"/>
          <w:color w:val="000000"/>
          <w:sz w:val="22"/>
          <w:szCs w:val="22"/>
        </w:rPr>
        <w:t xml:space="preserve">There is no agreed model of innovation for the creative industries. </w:t>
      </w:r>
      <w:r w:rsidR="009C1E45">
        <w:rPr>
          <w:rFonts w:ascii="Arial" w:hAnsi="Arial" w:cs="Arial"/>
          <w:color w:val="000000"/>
          <w:sz w:val="22"/>
          <w:szCs w:val="22"/>
        </w:rPr>
        <w:t>Rather, it</w:t>
      </w:r>
      <w:r>
        <w:rPr>
          <w:rFonts w:ascii="Arial" w:hAnsi="Arial" w:cs="Arial"/>
          <w:color w:val="000000"/>
          <w:sz w:val="22"/>
          <w:szCs w:val="22"/>
        </w:rPr>
        <w:t xml:space="preserve"> is a sector characterized by </w:t>
      </w:r>
      <w:r w:rsidR="009C1E45">
        <w:rPr>
          <w:rFonts w:ascii="Arial" w:hAnsi="Arial" w:cs="Arial"/>
          <w:color w:val="000000"/>
          <w:sz w:val="22"/>
          <w:szCs w:val="22"/>
        </w:rPr>
        <w:t xml:space="preserve">a wide </w:t>
      </w:r>
      <w:r w:rsidR="00044E45">
        <w:rPr>
          <w:rFonts w:ascii="Arial" w:hAnsi="Arial" w:cs="Arial"/>
          <w:color w:val="000000"/>
          <w:sz w:val="22"/>
          <w:szCs w:val="22"/>
        </w:rPr>
        <w:t>variety</w:t>
      </w:r>
      <w:r w:rsidR="009C1E45">
        <w:rPr>
          <w:rFonts w:ascii="Arial" w:hAnsi="Arial" w:cs="Arial"/>
          <w:color w:val="000000"/>
          <w:sz w:val="22"/>
          <w:szCs w:val="22"/>
        </w:rPr>
        <w:t xml:space="preserve"> of</w:t>
      </w:r>
      <w:r w:rsidR="00044E45">
        <w:rPr>
          <w:rFonts w:ascii="Arial" w:hAnsi="Arial" w:cs="Arial"/>
          <w:color w:val="000000"/>
          <w:sz w:val="22"/>
          <w:szCs w:val="22"/>
        </w:rPr>
        <w:t xml:space="preserve"> intensely creative activities, from music composition to industrial design to video games</w:t>
      </w:r>
      <w:r w:rsidR="00A07D18">
        <w:rPr>
          <w:rFonts w:ascii="Arial" w:hAnsi="Arial" w:cs="Arial"/>
          <w:color w:val="000000"/>
          <w:sz w:val="22"/>
          <w:szCs w:val="22"/>
        </w:rPr>
        <w:t xml:space="preserve"> production. Unlike other </w:t>
      </w:r>
      <w:r w:rsidR="009525CA">
        <w:rPr>
          <w:rFonts w:ascii="Arial" w:hAnsi="Arial" w:cs="Arial"/>
          <w:color w:val="000000"/>
          <w:sz w:val="22"/>
          <w:szCs w:val="22"/>
        </w:rPr>
        <w:t xml:space="preserve">knowledge economy </w:t>
      </w:r>
      <w:r w:rsidR="00A07D18">
        <w:rPr>
          <w:rFonts w:ascii="Arial" w:hAnsi="Arial" w:cs="Arial"/>
          <w:color w:val="000000"/>
          <w:sz w:val="22"/>
          <w:szCs w:val="22"/>
        </w:rPr>
        <w:t>sectors, innovation process</w:t>
      </w:r>
      <w:r w:rsidR="009525CA">
        <w:rPr>
          <w:rFonts w:ascii="Arial" w:hAnsi="Arial" w:cs="Arial"/>
          <w:color w:val="000000"/>
          <w:sz w:val="22"/>
          <w:szCs w:val="22"/>
        </w:rPr>
        <w:t>es in the creative industries</w:t>
      </w:r>
      <w:r w:rsidR="00A07D18">
        <w:rPr>
          <w:rFonts w:ascii="Arial" w:hAnsi="Arial" w:cs="Arial"/>
          <w:color w:val="000000"/>
          <w:sz w:val="22"/>
          <w:szCs w:val="22"/>
        </w:rPr>
        <w:t xml:space="preserve"> </w:t>
      </w:r>
      <w:r w:rsidR="009525CA">
        <w:rPr>
          <w:rFonts w:ascii="Arial" w:hAnsi="Arial" w:cs="Arial"/>
          <w:color w:val="000000"/>
          <w:sz w:val="22"/>
          <w:szCs w:val="22"/>
        </w:rPr>
        <w:t xml:space="preserve">do not </w:t>
      </w:r>
      <w:r w:rsidR="00AD78B7">
        <w:rPr>
          <w:rFonts w:ascii="Arial" w:hAnsi="Arial" w:cs="Arial"/>
          <w:color w:val="000000"/>
          <w:sz w:val="22"/>
          <w:szCs w:val="22"/>
        </w:rPr>
        <w:t xml:space="preserve">readily </w:t>
      </w:r>
      <w:r w:rsidR="009525CA">
        <w:rPr>
          <w:rFonts w:ascii="Arial" w:hAnsi="Arial" w:cs="Arial"/>
          <w:color w:val="000000"/>
          <w:sz w:val="22"/>
          <w:szCs w:val="22"/>
        </w:rPr>
        <w:t>lend themselves to</w:t>
      </w:r>
      <w:r w:rsidR="00A07D18">
        <w:rPr>
          <w:rFonts w:ascii="Arial" w:hAnsi="Arial" w:cs="Arial"/>
          <w:color w:val="000000"/>
          <w:sz w:val="22"/>
          <w:szCs w:val="22"/>
        </w:rPr>
        <w:t xml:space="preserve"> </w:t>
      </w:r>
      <w:r w:rsidR="00AD78B7">
        <w:rPr>
          <w:rFonts w:ascii="Arial" w:hAnsi="Arial" w:cs="Arial"/>
          <w:color w:val="000000"/>
          <w:sz w:val="22"/>
          <w:szCs w:val="22"/>
        </w:rPr>
        <w:t>formalized definition</w:t>
      </w:r>
      <w:r w:rsidR="00A07D18">
        <w:rPr>
          <w:rFonts w:ascii="Arial" w:hAnsi="Arial" w:cs="Arial"/>
          <w:color w:val="000000"/>
          <w:sz w:val="22"/>
          <w:szCs w:val="22"/>
        </w:rPr>
        <w:t xml:space="preserve"> or measu</w:t>
      </w:r>
      <w:r w:rsidR="00AD78B7">
        <w:rPr>
          <w:rFonts w:ascii="Arial" w:hAnsi="Arial" w:cs="Arial"/>
          <w:color w:val="000000"/>
          <w:sz w:val="22"/>
          <w:szCs w:val="22"/>
        </w:rPr>
        <w:t xml:space="preserve">rement: concepts such as research and development spend or patent applications </w:t>
      </w:r>
      <w:r w:rsidR="004528D5">
        <w:rPr>
          <w:rFonts w:ascii="Arial" w:hAnsi="Arial" w:cs="Arial"/>
          <w:color w:val="000000"/>
          <w:sz w:val="22"/>
          <w:szCs w:val="22"/>
        </w:rPr>
        <w:t>are of limited relevance</w:t>
      </w:r>
      <w:commentRangeStart w:id="7"/>
      <w:r w:rsidR="004528D5">
        <w:rPr>
          <w:rFonts w:ascii="Arial" w:hAnsi="Arial" w:cs="Arial"/>
          <w:color w:val="000000"/>
          <w:sz w:val="22"/>
          <w:szCs w:val="22"/>
        </w:rPr>
        <w:t xml:space="preserve">. </w:t>
      </w:r>
      <w:r w:rsidR="0017543D">
        <w:rPr>
          <w:rFonts w:ascii="Arial" w:hAnsi="Arial" w:cs="Arial"/>
          <w:color w:val="000000"/>
          <w:sz w:val="22"/>
          <w:szCs w:val="22"/>
        </w:rPr>
        <w:t>Innovation</w:t>
      </w:r>
      <w:r w:rsidR="004528D5">
        <w:rPr>
          <w:rFonts w:ascii="Arial" w:hAnsi="Arial" w:cs="Arial"/>
          <w:color w:val="000000"/>
          <w:sz w:val="22"/>
          <w:szCs w:val="22"/>
        </w:rPr>
        <w:t xml:space="preserve"> tends to be much more</w:t>
      </w:r>
      <w:r w:rsidR="00733F5C">
        <w:rPr>
          <w:rFonts w:ascii="Arial" w:hAnsi="Arial" w:cs="Arial"/>
          <w:color w:val="000000"/>
          <w:sz w:val="22"/>
          <w:szCs w:val="22"/>
        </w:rPr>
        <w:t xml:space="preserve"> pervasive </w:t>
      </w:r>
      <w:commentRangeEnd w:id="7"/>
      <w:r w:rsidR="00C72D42">
        <w:rPr>
          <w:rStyle w:val="CommentReference"/>
        </w:rPr>
        <w:commentReference w:id="7"/>
      </w:r>
      <w:r w:rsidR="00733F5C">
        <w:rPr>
          <w:rFonts w:ascii="Arial" w:hAnsi="Arial" w:cs="Arial"/>
          <w:color w:val="000000"/>
          <w:sz w:val="22"/>
          <w:szCs w:val="22"/>
        </w:rPr>
        <w:t>a</w:t>
      </w:r>
      <w:r w:rsidR="0017543D">
        <w:rPr>
          <w:rFonts w:ascii="Arial" w:hAnsi="Arial" w:cs="Arial"/>
          <w:color w:val="000000"/>
          <w:sz w:val="22"/>
          <w:szCs w:val="22"/>
        </w:rPr>
        <w:t xml:space="preserve">nd also market-led: based around commissioning, </w:t>
      </w:r>
      <w:commentRangeStart w:id="8"/>
      <w:r w:rsidR="0017543D">
        <w:rPr>
          <w:rFonts w:ascii="Arial" w:hAnsi="Arial" w:cs="Arial"/>
          <w:color w:val="000000"/>
          <w:sz w:val="22"/>
          <w:szCs w:val="22"/>
        </w:rPr>
        <w:t xml:space="preserve">responding to a creative </w:t>
      </w:r>
      <w:r w:rsidR="003C22FF">
        <w:rPr>
          <w:rFonts w:ascii="Arial" w:hAnsi="Arial" w:cs="Arial"/>
          <w:color w:val="000000"/>
          <w:sz w:val="22"/>
          <w:szCs w:val="22"/>
        </w:rPr>
        <w:t xml:space="preserve">brief </w:t>
      </w:r>
      <w:commentRangeEnd w:id="8"/>
      <w:r w:rsidR="00C72D42">
        <w:rPr>
          <w:rStyle w:val="CommentReference"/>
        </w:rPr>
        <w:commentReference w:id="8"/>
      </w:r>
      <w:r w:rsidR="003C22FF">
        <w:rPr>
          <w:rFonts w:ascii="Arial" w:hAnsi="Arial" w:cs="Arial"/>
          <w:color w:val="000000"/>
          <w:sz w:val="22"/>
          <w:szCs w:val="22"/>
        </w:rPr>
        <w:t xml:space="preserve">or attempting to </w:t>
      </w:r>
      <w:r w:rsidR="00E71215">
        <w:rPr>
          <w:rFonts w:ascii="Arial" w:hAnsi="Arial" w:cs="Arial"/>
          <w:color w:val="000000"/>
          <w:sz w:val="22"/>
          <w:szCs w:val="22"/>
        </w:rPr>
        <w:t>exploit</w:t>
      </w:r>
      <w:r w:rsidR="003C22FF">
        <w:rPr>
          <w:rFonts w:ascii="Arial" w:hAnsi="Arial" w:cs="Arial"/>
          <w:color w:val="000000"/>
          <w:sz w:val="22"/>
          <w:szCs w:val="22"/>
        </w:rPr>
        <w:t xml:space="preserve"> a</w:t>
      </w:r>
      <w:r w:rsidR="00E71215">
        <w:rPr>
          <w:rFonts w:ascii="Arial" w:hAnsi="Arial" w:cs="Arial"/>
          <w:color w:val="000000"/>
          <w:sz w:val="22"/>
          <w:szCs w:val="22"/>
        </w:rPr>
        <w:t xml:space="preserve"> new commercial </w:t>
      </w:r>
      <w:r w:rsidR="003C22FF">
        <w:rPr>
          <w:rFonts w:ascii="Arial" w:hAnsi="Arial" w:cs="Arial"/>
          <w:color w:val="000000"/>
          <w:sz w:val="22"/>
          <w:szCs w:val="22"/>
        </w:rPr>
        <w:t>opportunity, trend, style or fashion.</w:t>
      </w:r>
    </w:p>
    <w:p w:rsidR="003C22FF" w:rsidRDefault="003C22FF" w:rsidP="00D14342">
      <w:pPr>
        <w:rPr>
          <w:rFonts w:ascii="Arial" w:hAnsi="Arial" w:cs="Arial"/>
          <w:color w:val="000000"/>
          <w:sz w:val="22"/>
          <w:szCs w:val="22"/>
        </w:rPr>
      </w:pPr>
    </w:p>
    <w:p w:rsidR="0017543D" w:rsidRDefault="003C22FF" w:rsidP="00D14342">
      <w:pPr>
        <w:rPr>
          <w:rFonts w:ascii="Arial" w:hAnsi="Arial" w:cs="Arial"/>
          <w:color w:val="000000"/>
          <w:sz w:val="22"/>
          <w:szCs w:val="22"/>
        </w:rPr>
      </w:pPr>
      <w:r>
        <w:rPr>
          <w:rFonts w:ascii="Arial" w:hAnsi="Arial" w:cs="Arial"/>
          <w:color w:val="000000"/>
          <w:sz w:val="22"/>
          <w:szCs w:val="22"/>
        </w:rPr>
        <w:t xml:space="preserve">Innovation in the sector also tends to be highly collaborative, with individuals and small businesses </w:t>
      </w:r>
      <w:r w:rsidR="00E71215">
        <w:rPr>
          <w:rFonts w:ascii="Arial" w:hAnsi="Arial" w:cs="Arial"/>
          <w:color w:val="000000"/>
          <w:sz w:val="22"/>
          <w:szCs w:val="22"/>
        </w:rPr>
        <w:t xml:space="preserve">with </w:t>
      </w:r>
      <w:r w:rsidR="00EB1C23">
        <w:rPr>
          <w:rFonts w:ascii="Arial" w:hAnsi="Arial" w:cs="Arial"/>
          <w:color w:val="000000"/>
          <w:sz w:val="22"/>
          <w:szCs w:val="22"/>
        </w:rPr>
        <w:t xml:space="preserve">particular expertise </w:t>
      </w:r>
      <w:r>
        <w:rPr>
          <w:rFonts w:ascii="Arial" w:hAnsi="Arial" w:cs="Arial"/>
          <w:color w:val="000000"/>
          <w:sz w:val="22"/>
          <w:szCs w:val="22"/>
        </w:rPr>
        <w:t xml:space="preserve">coming together to work </w:t>
      </w:r>
      <w:r w:rsidR="00E71215">
        <w:rPr>
          <w:rFonts w:ascii="Arial" w:hAnsi="Arial" w:cs="Arial"/>
          <w:color w:val="000000"/>
          <w:sz w:val="22"/>
          <w:szCs w:val="22"/>
        </w:rPr>
        <w:t>on project</w:t>
      </w:r>
      <w:r w:rsidR="00D80C8C">
        <w:rPr>
          <w:rFonts w:ascii="Arial" w:hAnsi="Arial" w:cs="Arial"/>
          <w:color w:val="000000"/>
          <w:sz w:val="22"/>
          <w:szCs w:val="22"/>
        </w:rPr>
        <w:t>s</w:t>
      </w:r>
      <w:r w:rsidR="00016825">
        <w:rPr>
          <w:rFonts w:ascii="Arial" w:hAnsi="Arial" w:cs="Arial"/>
          <w:color w:val="000000"/>
          <w:sz w:val="22"/>
          <w:szCs w:val="22"/>
        </w:rPr>
        <w:t xml:space="preserve"> – often within and across informal networks</w:t>
      </w:r>
      <w:r w:rsidR="00D80C8C">
        <w:rPr>
          <w:rFonts w:ascii="Arial" w:hAnsi="Arial" w:cs="Arial"/>
          <w:color w:val="000000"/>
          <w:sz w:val="22"/>
          <w:szCs w:val="22"/>
        </w:rPr>
        <w:t xml:space="preserve">. Again, unlike other sectors, such partnerships are often relatively informal. Businesses </w:t>
      </w:r>
      <w:r w:rsidR="003D48EC">
        <w:rPr>
          <w:rFonts w:ascii="Arial" w:hAnsi="Arial" w:cs="Arial"/>
          <w:color w:val="000000"/>
          <w:sz w:val="22"/>
          <w:szCs w:val="22"/>
        </w:rPr>
        <w:t xml:space="preserve">often </w:t>
      </w:r>
      <w:r w:rsidR="00D80C8C">
        <w:rPr>
          <w:rFonts w:ascii="Arial" w:hAnsi="Arial" w:cs="Arial"/>
          <w:color w:val="000000"/>
          <w:sz w:val="22"/>
          <w:szCs w:val="22"/>
        </w:rPr>
        <w:t>work in a non-exclusive manner, collaborating on a project-by-project basis</w:t>
      </w:r>
      <w:r w:rsidR="003D48EC">
        <w:rPr>
          <w:rFonts w:ascii="Arial" w:hAnsi="Arial" w:cs="Arial"/>
          <w:color w:val="000000"/>
          <w:sz w:val="22"/>
          <w:szCs w:val="22"/>
        </w:rPr>
        <w:t xml:space="preserve"> as and when it suits,</w:t>
      </w:r>
      <w:r w:rsidR="00D80C8C">
        <w:rPr>
          <w:rFonts w:ascii="Arial" w:hAnsi="Arial" w:cs="Arial"/>
          <w:color w:val="000000"/>
          <w:sz w:val="22"/>
          <w:szCs w:val="22"/>
        </w:rPr>
        <w:t xml:space="preserve"> rather than </w:t>
      </w:r>
      <w:r w:rsidR="003D48EC">
        <w:rPr>
          <w:rFonts w:ascii="Arial" w:hAnsi="Arial" w:cs="Arial"/>
          <w:color w:val="000000"/>
          <w:sz w:val="22"/>
          <w:szCs w:val="22"/>
        </w:rPr>
        <w:t xml:space="preserve">entering into </w:t>
      </w:r>
      <w:r w:rsidR="00D80C8C">
        <w:rPr>
          <w:rFonts w:ascii="Arial" w:hAnsi="Arial" w:cs="Arial"/>
          <w:color w:val="000000"/>
          <w:sz w:val="22"/>
          <w:szCs w:val="22"/>
        </w:rPr>
        <w:t xml:space="preserve">long-term </w:t>
      </w:r>
      <w:r w:rsidR="003D48EC">
        <w:rPr>
          <w:rFonts w:ascii="Arial" w:hAnsi="Arial" w:cs="Arial"/>
          <w:color w:val="000000"/>
          <w:sz w:val="22"/>
          <w:szCs w:val="22"/>
        </w:rPr>
        <w:t xml:space="preserve">arrangements based around licensing, </w:t>
      </w:r>
      <w:r w:rsidR="00C74A6A">
        <w:rPr>
          <w:rFonts w:ascii="Arial" w:hAnsi="Arial" w:cs="Arial"/>
          <w:color w:val="000000"/>
          <w:sz w:val="22"/>
          <w:szCs w:val="22"/>
        </w:rPr>
        <w:t>co-</w:t>
      </w:r>
      <w:r w:rsidR="003D48EC">
        <w:rPr>
          <w:rFonts w:ascii="Arial" w:hAnsi="Arial" w:cs="Arial"/>
          <w:color w:val="000000"/>
          <w:sz w:val="22"/>
          <w:szCs w:val="22"/>
        </w:rPr>
        <w:t xml:space="preserve">investment or complex commercial contracts. </w:t>
      </w:r>
      <w:r>
        <w:rPr>
          <w:rFonts w:ascii="Arial" w:hAnsi="Arial" w:cs="Arial"/>
          <w:color w:val="000000"/>
          <w:sz w:val="22"/>
          <w:szCs w:val="22"/>
        </w:rPr>
        <w:t xml:space="preserve"> </w:t>
      </w:r>
      <w:r w:rsidR="0017543D">
        <w:rPr>
          <w:rFonts w:ascii="Arial" w:hAnsi="Arial" w:cs="Arial"/>
          <w:color w:val="000000"/>
          <w:sz w:val="22"/>
          <w:szCs w:val="22"/>
        </w:rPr>
        <w:t xml:space="preserve"> </w:t>
      </w:r>
    </w:p>
    <w:p w:rsidR="003C22FF" w:rsidRDefault="003C22FF" w:rsidP="00D14342">
      <w:pPr>
        <w:rPr>
          <w:rFonts w:ascii="Arial" w:hAnsi="Arial" w:cs="Arial"/>
          <w:color w:val="000000"/>
          <w:sz w:val="22"/>
          <w:szCs w:val="22"/>
        </w:rPr>
      </w:pPr>
    </w:p>
    <w:p w:rsidR="003C22FF" w:rsidRDefault="003C22FF" w:rsidP="00D14342">
      <w:pPr>
        <w:rPr>
          <w:rFonts w:ascii="Arial" w:hAnsi="Arial" w:cs="Arial"/>
          <w:color w:val="000000"/>
          <w:sz w:val="22"/>
          <w:szCs w:val="22"/>
        </w:rPr>
      </w:pPr>
    </w:p>
    <w:p w:rsidR="00CF664A" w:rsidRDefault="004528D5" w:rsidP="00D14342">
      <w:pPr>
        <w:rPr>
          <w:rFonts w:ascii="Arial" w:hAnsi="Arial" w:cs="Arial"/>
          <w:color w:val="000000"/>
          <w:sz w:val="22"/>
          <w:szCs w:val="22"/>
        </w:rPr>
      </w:pPr>
      <w:r>
        <w:rPr>
          <w:rFonts w:ascii="Arial" w:hAnsi="Arial" w:cs="Arial"/>
          <w:color w:val="000000"/>
          <w:sz w:val="22"/>
          <w:szCs w:val="22"/>
        </w:rPr>
        <w:t xml:space="preserve"> </w:t>
      </w:r>
    </w:p>
    <w:p w:rsidR="00CF664A" w:rsidRPr="00E20FEE" w:rsidRDefault="00E20FEE" w:rsidP="00D14342">
      <w:pPr>
        <w:rPr>
          <w:rFonts w:ascii="Arial" w:hAnsi="Arial" w:cs="Arial"/>
          <w:b/>
          <w:color w:val="000000"/>
          <w:sz w:val="22"/>
          <w:szCs w:val="22"/>
        </w:rPr>
      </w:pPr>
      <w:r w:rsidRPr="00E20FEE">
        <w:rPr>
          <w:rFonts w:ascii="Arial" w:hAnsi="Arial" w:cs="Arial"/>
          <w:b/>
          <w:color w:val="000000"/>
          <w:sz w:val="22"/>
          <w:szCs w:val="22"/>
        </w:rPr>
        <w:t>6</w:t>
      </w:r>
      <w:r w:rsidR="00016825">
        <w:rPr>
          <w:rFonts w:ascii="Arial" w:hAnsi="Arial" w:cs="Arial"/>
          <w:b/>
          <w:color w:val="000000"/>
          <w:sz w:val="22"/>
          <w:szCs w:val="22"/>
        </w:rPr>
        <w:tab/>
        <w:t>How the CDEC can foster i</w:t>
      </w:r>
      <w:r>
        <w:rPr>
          <w:rFonts w:ascii="Arial" w:hAnsi="Arial" w:cs="Arial"/>
          <w:b/>
          <w:color w:val="000000"/>
          <w:sz w:val="22"/>
          <w:szCs w:val="22"/>
        </w:rPr>
        <w:t xml:space="preserve">nnovation </w:t>
      </w:r>
      <w:r w:rsidR="00075B80">
        <w:rPr>
          <w:rFonts w:ascii="Arial" w:hAnsi="Arial" w:cs="Arial"/>
          <w:b/>
          <w:color w:val="000000"/>
          <w:sz w:val="22"/>
          <w:szCs w:val="22"/>
        </w:rPr>
        <w:t>in the c</w:t>
      </w:r>
      <w:r>
        <w:rPr>
          <w:rFonts w:ascii="Arial" w:hAnsi="Arial" w:cs="Arial"/>
          <w:b/>
          <w:color w:val="000000"/>
          <w:sz w:val="22"/>
          <w:szCs w:val="22"/>
        </w:rPr>
        <w:t xml:space="preserve">reative </w:t>
      </w:r>
      <w:r w:rsidR="00075B80">
        <w:rPr>
          <w:rFonts w:ascii="Arial" w:hAnsi="Arial" w:cs="Arial"/>
          <w:b/>
          <w:color w:val="000000"/>
          <w:sz w:val="22"/>
          <w:szCs w:val="22"/>
        </w:rPr>
        <w:t>and digital economy</w:t>
      </w:r>
    </w:p>
    <w:p w:rsidR="00CF664A" w:rsidRDefault="00CF664A" w:rsidP="00D14342">
      <w:pPr>
        <w:rPr>
          <w:rFonts w:ascii="Arial" w:hAnsi="Arial" w:cs="Arial"/>
          <w:color w:val="000000"/>
          <w:sz w:val="22"/>
          <w:szCs w:val="22"/>
        </w:rPr>
      </w:pPr>
    </w:p>
    <w:p w:rsidR="00FB5305" w:rsidRDefault="005A3630" w:rsidP="00D14342">
      <w:pPr>
        <w:rPr>
          <w:rFonts w:ascii="Arial" w:hAnsi="Arial" w:cs="Arial"/>
          <w:color w:val="000000"/>
          <w:sz w:val="22"/>
          <w:szCs w:val="22"/>
        </w:rPr>
      </w:pPr>
      <w:r>
        <w:rPr>
          <w:rFonts w:ascii="Arial" w:hAnsi="Arial" w:cs="Arial"/>
          <w:sz w:val="22"/>
          <w:szCs w:val="22"/>
        </w:rPr>
        <w:lastRenderedPageBreak/>
        <w:t>As with the other Catapults, the CDEC is intended</w:t>
      </w:r>
      <w:r w:rsidRPr="00DB263C">
        <w:rPr>
          <w:rFonts w:ascii="Arial" w:hAnsi="Arial" w:cs="Arial"/>
          <w:sz w:val="22"/>
          <w:szCs w:val="22"/>
        </w:rPr>
        <w:t xml:space="preserve"> </w:t>
      </w:r>
      <w:r>
        <w:rPr>
          <w:rFonts w:ascii="Arial" w:hAnsi="Arial" w:cs="Arial"/>
          <w:sz w:val="22"/>
          <w:szCs w:val="22"/>
        </w:rPr>
        <w:t xml:space="preserve">to drive </w:t>
      </w:r>
      <w:r w:rsidRPr="00DB263C">
        <w:rPr>
          <w:rFonts w:ascii="Arial" w:hAnsi="Arial" w:cs="Arial"/>
          <w:sz w:val="22"/>
          <w:szCs w:val="22"/>
        </w:rPr>
        <w:t xml:space="preserve">sustained economic growth, </w:t>
      </w:r>
      <w:r>
        <w:rPr>
          <w:rFonts w:ascii="Arial" w:hAnsi="Arial" w:cs="Arial"/>
          <w:sz w:val="22"/>
          <w:szCs w:val="22"/>
        </w:rPr>
        <w:t xml:space="preserve">with </w:t>
      </w:r>
      <w:r w:rsidRPr="00DB263C">
        <w:rPr>
          <w:rFonts w:ascii="Arial" w:hAnsi="Arial" w:cs="Arial"/>
          <w:sz w:val="22"/>
          <w:szCs w:val="22"/>
        </w:rPr>
        <w:t xml:space="preserve">substantial </w:t>
      </w:r>
      <w:r>
        <w:rPr>
          <w:rFonts w:ascii="Arial" w:hAnsi="Arial" w:cs="Arial"/>
          <w:sz w:val="22"/>
          <w:szCs w:val="22"/>
        </w:rPr>
        <w:t xml:space="preserve">public and private </w:t>
      </w:r>
      <w:r w:rsidRPr="00DB263C">
        <w:rPr>
          <w:rFonts w:ascii="Arial" w:hAnsi="Arial" w:cs="Arial"/>
          <w:sz w:val="22"/>
          <w:szCs w:val="22"/>
        </w:rPr>
        <w:t xml:space="preserve">investment to </w:t>
      </w:r>
      <w:r>
        <w:rPr>
          <w:rFonts w:ascii="Arial" w:hAnsi="Arial" w:cs="Arial"/>
          <w:sz w:val="22"/>
          <w:szCs w:val="22"/>
        </w:rPr>
        <w:t>encourage innovations and the development of new products and services.</w:t>
      </w:r>
      <w:r>
        <w:rPr>
          <w:rFonts w:ascii="Arial" w:hAnsi="Arial" w:cs="Arial"/>
          <w:color w:val="000000"/>
          <w:sz w:val="22"/>
          <w:szCs w:val="22"/>
        </w:rPr>
        <w:t xml:space="preserve"> However,</w:t>
      </w:r>
      <w:r w:rsidR="00FB5305">
        <w:rPr>
          <w:rFonts w:ascii="Arial" w:hAnsi="Arial" w:cs="Arial"/>
          <w:color w:val="000000"/>
          <w:sz w:val="22"/>
          <w:szCs w:val="22"/>
        </w:rPr>
        <w:t xml:space="preserve"> it is vital that the CDEC is shaped </w:t>
      </w:r>
      <w:r w:rsidR="00122856">
        <w:rPr>
          <w:rFonts w:ascii="Arial" w:hAnsi="Arial" w:cs="Arial"/>
          <w:color w:val="000000"/>
          <w:sz w:val="22"/>
          <w:szCs w:val="22"/>
        </w:rPr>
        <w:t>around</w:t>
      </w:r>
      <w:r w:rsidR="00FB5305">
        <w:rPr>
          <w:rFonts w:ascii="Arial" w:hAnsi="Arial" w:cs="Arial"/>
          <w:color w:val="000000"/>
          <w:sz w:val="22"/>
          <w:szCs w:val="22"/>
        </w:rPr>
        <w:t xml:space="preserve"> the particular characteristics of the creative sector described above, rather than </w:t>
      </w:r>
      <w:r w:rsidR="004060BC">
        <w:rPr>
          <w:rFonts w:ascii="Arial" w:hAnsi="Arial" w:cs="Arial"/>
          <w:color w:val="000000"/>
          <w:sz w:val="22"/>
          <w:szCs w:val="22"/>
        </w:rPr>
        <w:t>simply reflecting</w:t>
      </w:r>
      <w:r w:rsidR="00FB5305">
        <w:rPr>
          <w:rFonts w:ascii="Arial" w:hAnsi="Arial" w:cs="Arial"/>
          <w:color w:val="000000"/>
          <w:sz w:val="22"/>
          <w:szCs w:val="22"/>
        </w:rPr>
        <w:t xml:space="preserve"> </w:t>
      </w:r>
      <w:r w:rsidR="003A0E62">
        <w:rPr>
          <w:rFonts w:ascii="Arial" w:hAnsi="Arial" w:cs="Arial"/>
          <w:color w:val="000000"/>
          <w:sz w:val="22"/>
          <w:szCs w:val="22"/>
        </w:rPr>
        <w:t xml:space="preserve">the </w:t>
      </w:r>
      <w:r w:rsidR="00492AAE">
        <w:rPr>
          <w:rFonts w:ascii="Arial" w:hAnsi="Arial" w:cs="Arial"/>
          <w:color w:val="000000"/>
          <w:sz w:val="22"/>
          <w:szCs w:val="22"/>
        </w:rPr>
        <w:t xml:space="preserve">standard innovation models more usually associated with </w:t>
      </w:r>
      <w:r w:rsidR="008A2643">
        <w:rPr>
          <w:rFonts w:ascii="Arial" w:hAnsi="Arial" w:cs="Arial"/>
          <w:color w:val="000000"/>
          <w:sz w:val="22"/>
          <w:szCs w:val="22"/>
        </w:rPr>
        <w:t>the science and technology sector.</w:t>
      </w:r>
      <w:r w:rsidR="00FB5305">
        <w:rPr>
          <w:rFonts w:ascii="Arial" w:hAnsi="Arial" w:cs="Arial"/>
          <w:color w:val="000000"/>
          <w:sz w:val="22"/>
          <w:szCs w:val="22"/>
        </w:rPr>
        <w:t xml:space="preserve"> </w:t>
      </w:r>
      <w:r>
        <w:rPr>
          <w:rFonts w:ascii="Arial" w:hAnsi="Arial" w:cs="Arial"/>
          <w:color w:val="000000"/>
          <w:sz w:val="22"/>
          <w:szCs w:val="22"/>
        </w:rPr>
        <w:t xml:space="preserve"> </w:t>
      </w:r>
    </w:p>
    <w:p w:rsidR="00075B80" w:rsidRPr="00075B80" w:rsidRDefault="00075B80" w:rsidP="00D14342">
      <w:pPr>
        <w:rPr>
          <w:rFonts w:ascii="Arial" w:hAnsi="Arial" w:cs="Arial"/>
          <w:color w:val="000000"/>
          <w:sz w:val="22"/>
          <w:szCs w:val="22"/>
        </w:rPr>
      </w:pPr>
    </w:p>
    <w:p w:rsidR="00075B80" w:rsidRPr="00075B80" w:rsidRDefault="00075B80" w:rsidP="00075B80">
      <w:pPr>
        <w:rPr>
          <w:rFonts w:ascii="Arial" w:hAnsi="Arial" w:cs="Arial"/>
          <w:color w:val="222222"/>
          <w:sz w:val="22"/>
          <w:szCs w:val="22"/>
        </w:rPr>
      </w:pPr>
      <w:r w:rsidRPr="00075B80">
        <w:rPr>
          <w:rFonts w:ascii="Arial" w:hAnsi="Arial" w:cs="Arial"/>
          <w:color w:val="222222"/>
          <w:sz w:val="22"/>
          <w:szCs w:val="22"/>
        </w:rPr>
        <w:t>C</w:t>
      </w:r>
      <w:r>
        <w:rPr>
          <w:rFonts w:ascii="Arial" w:hAnsi="Arial" w:cs="Arial"/>
          <w:color w:val="222222"/>
          <w:sz w:val="22"/>
          <w:szCs w:val="22"/>
        </w:rPr>
        <w:t>hallenges facing creative and digital economy [more needed….]:</w:t>
      </w:r>
    </w:p>
    <w:p w:rsidR="00075B80" w:rsidRPr="00075B80" w:rsidRDefault="00075B80" w:rsidP="00075B80">
      <w:pPr>
        <w:pStyle w:val="ListParagraph"/>
        <w:numPr>
          <w:ilvl w:val="0"/>
          <w:numId w:val="11"/>
        </w:numPr>
        <w:rPr>
          <w:rFonts w:ascii="Arial" w:hAnsi="Arial" w:cs="Arial"/>
          <w:color w:val="222222"/>
          <w:sz w:val="22"/>
          <w:szCs w:val="22"/>
        </w:rPr>
      </w:pPr>
      <w:r w:rsidRPr="00075B80">
        <w:rPr>
          <w:rFonts w:ascii="Arial" w:hAnsi="Arial" w:cs="Arial"/>
          <w:color w:val="222222"/>
          <w:sz w:val="22"/>
          <w:szCs w:val="22"/>
        </w:rPr>
        <w:t>Fast pace of economy</w:t>
      </w:r>
    </w:p>
    <w:p w:rsidR="00075B80" w:rsidRPr="00075B80" w:rsidRDefault="00075B80" w:rsidP="00075B80">
      <w:pPr>
        <w:pStyle w:val="ListParagraph"/>
        <w:numPr>
          <w:ilvl w:val="0"/>
          <w:numId w:val="11"/>
        </w:numPr>
        <w:rPr>
          <w:rFonts w:ascii="Arial" w:hAnsi="Arial" w:cs="Arial"/>
          <w:color w:val="222222"/>
          <w:sz w:val="22"/>
          <w:szCs w:val="22"/>
        </w:rPr>
      </w:pPr>
      <w:r w:rsidRPr="00075B80">
        <w:rPr>
          <w:rFonts w:ascii="Arial" w:hAnsi="Arial" w:cs="Arial"/>
          <w:color w:val="222222"/>
          <w:sz w:val="22"/>
          <w:szCs w:val="22"/>
        </w:rPr>
        <w:t>Need for new apps and services</w:t>
      </w:r>
    </w:p>
    <w:p w:rsidR="00075B80" w:rsidRPr="00075B80" w:rsidRDefault="00075B80" w:rsidP="00075B80">
      <w:pPr>
        <w:pStyle w:val="ListParagraph"/>
        <w:numPr>
          <w:ilvl w:val="0"/>
          <w:numId w:val="11"/>
        </w:numPr>
        <w:rPr>
          <w:rFonts w:ascii="Arial" w:hAnsi="Arial" w:cs="Arial"/>
          <w:color w:val="222222"/>
          <w:sz w:val="22"/>
          <w:szCs w:val="22"/>
        </w:rPr>
      </w:pPr>
      <w:r w:rsidRPr="00075B80">
        <w:rPr>
          <w:rFonts w:ascii="Arial" w:hAnsi="Arial" w:cs="Arial"/>
          <w:color w:val="222222"/>
          <w:sz w:val="22"/>
          <w:szCs w:val="22"/>
        </w:rPr>
        <w:t>Better understanding of consumer</w:t>
      </w:r>
    </w:p>
    <w:p w:rsidR="00075B80" w:rsidRPr="00075B80" w:rsidRDefault="00075B80" w:rsidP="00075B80">
      <w:pPr>
        <w:pStyle w:val="ListParagraph"/>
        <w:numPr>
          <w:ilvl w:val="0"/>
          <w:numId w:val="11"/>
        </w:numPr>
        <w:rPr>
          <w:rFonts w:ascii="Arial" w:hAnsi="Arial" w:cs="Arial"/>
          <w:color w:val="222222"/>
          <w:sz w:val="22"/>
          <w:szCs w:val="22"/>
        </w:rPr>
      </w:pPr>
      <w:r w:rsidRPr="00075B80">
        <w:rPr>
          <w:rFonts w:ascii="Arial" w:hAnsi="Arial" w:cs="Arial"/>
          <w:color w:val="222222"/>
          <w:sz w:val="22"/>
          <w:szCs w:val="22"/>
        </w:rPr>
        <w:t>Faster response times</w:t>
      </w:r>
    </w:p>
    <w:p w:rsidR="00075B80" w:rsidRDefault="00075B80" w:rsidP="00075B80">
      <w:pPr>
        <w:pStyle w:val="ListParagraph"/>
        <w:numPr>
          <w:ilvl w:val="0"/>
          <w:numId w:val="11"/>
        </w:numPr>
        <w:rPr>
          <w:ins w:id="9" w:author="Iain Bennett" w:date="2012-04-24T17:01:00Z"/>
          <w:rFonts w:ascii="Arial" w:hAnsi="Arial" w:cs="Arial"/>
          <w:color w:val="222222"/>
          <w:sz w:val="22"/>
          <w:szCs w:val="22"/>
        </w:rPr>
      </w:pPr>
      <w:r w:rsidRPr="00075B80">
        <w:rPr>
          <w:rFonts w:ascii="Arial" w:hAnsi="Arial" w:cs="Arial"/>
          <w:color w:val="222222"/>
          <w:sz w:val="22"/>
          <w:szCs w:val="22"/>
        </w:rPr>
        <w:t xml:space="preserve">Need for differentiation </w:t>
      </w:r>
      <w:proofErr w:type="spellStart"/>
      <w:r w:rsidRPr="00075B80">
        <w:rPr>
          <w:rFonts w:ascii="Arial" w:hAnsi="Arial" w:cs="Arial"/>
          <w:color w:val="222222"/>
          <w:sz w:val="22"/>
          <w:szCs w:val="22"/>
        </w:rPr>
        <w:t>etc</w:t>
      </w:r>
      <w:proofErr w:type="spellEnd"/>
      <w:proofErr w:type="gramStart"/>
      <w:r w:rsidRPr="00075B80">
        <w:rPr>
          <w:rFonts w:ascii="Arial" w:hAnsi="Arial" w:cs="Arial"/>
          <w:color w:val="222222"/>
          <w:sz w:val="22"/>
          <w:szCs w:val="22"/>
        </w:rPr>
        <w:t>..</w:t>
      </w:r>
      <w:proofErr w:type="gramEnd"/>
      <w:r w:rsidRPr="00075B80">
        <w:rPr>
          <w:rFonts w:ascii="Arial" w:hAnsi="Arial" w:cs="Arial"/>
          <w:color w:val="222222"/>
          <w:sz w:val="22"/>
          <w:szCs w:val="22"/>
        </w:rPr>
        <w:t>.</w:t>
      </w:r>
    </w:p>
    <w:p w:rsidR="00C72D42" w:rsidRDefault="00C72D42" w:rsidP="00075B80">
      <w:pPr>
        <w:pStyle w:val="ListParagraph"/>
        <w:numPr>
          <w:ilvl w:val="0"/>
          <w:numId w:val="11"/>
        </w:numPr>
        <w:rPr>
          <w:ins w:id="10" w:author="Iain Bennett" w:date="2012-04-24T17:01:00Z"/>
          <w:rFonts w:ascii="Arial" w:hAnsi="Arial" w:cs="Arial"/>
          <w:color w:val="222222"/>
          <w:sz w:val="22"/>
          <w:szCs w:val="22"/>
        </w:rPr>
      </w:pPr>
      <w:ins w:id="11" w:author="Iain Bennett" w:date="2012-04-24T17:01:00Z">
        <w:r>
          <w:rPr>
            <w:rFonts w:ascii="Arial" w:hAnsi="Arial" w:cs="Arial"/>
            <w:color w:val="222222"/>
            <w:sz w:val="22"/>
            <w:szCs w:val="22"/>
          </w:rPr>
          <w:t>Export</w:t>
        </w:r>
      </w:ins>
    </w:p>
    <w:p w:rsidR="00C72D42" w:rsidRDefault="00C72D42" w:rsidP="00075B80">
      <w:pPr>
        <w:pStyle w:val="ListParagraph"/>
        <w:numPr>
          <w:ilvl w:val="0"/>
          <w:numId w:val="11"/>
        </w:numPr>
        <w:rPr>
          <w:ins w:id="12" w:author="Iain Bennett" w:date="2012-04-24T17:01:00Z"/>
          <w:rFonts w:ascii="Arial" w:hAnsi="Arial" w:cs="Arial"/>
          <w:color w:val="222222"/>
          <w:sz w:val="22"/>
          <w:szCs w:val="22"/>
        </w:rPr>
      </w:pPr>
      <w:ins w:id="13" w:author="Iain Bennett" w:date="2012-04-24T17:01:00Z">
        <w:r>
          <w:rPr>
            <w:rFonts w:ascii="Arial" w:hAnsi="Arial" w:cs="Arial"/>
            <w:color w:val="222222"/>
            <w:sz w:val="22"/>
            <w:szCs w:val="22"/>
          </w:rPr>
          <w:t>New market entry</w:t>
        </w:r>
      </w:ins>
    </w:p>
    <w:p w:rsidR="00C72D42" w:rsidRDefault="00C72D42" w:rsidP="00075B80">
      <w:pPr>
        <w:pStyle w:val="ListParagraph"/>
        <w:numPr>
          <w:ilvl w:val="0"/>
          <w:numId w:val="11"/>
        </w:numPr>
        <w:rPr>
          <w:ins w:id="14" w:author="Iain Bennett" w:date="2012-04-24T17:01:00Z"/>
          <w:rFonts w:ascii="Arial" w:hAnsi="Arial" w:cs="Arial"/>
          <w:color w:val="222222"/>
          <w:sz w:val="22"/>
          <w:szCs w:val="22"/>
        </w:rPr>
      </w:pPr>
      <w:ins w:id="15" w:author="Iain Bennett" w:date="2012-04-24T17:01:00Z">
        <w:r>
          <w:rPr>
            <w:rFonts w:ascii="Arial" w:hAnsi="Arial" w:cs="Arial"/>
            <w:color w:val="222222"/>
            <w:sz w:val="22"/>
            <w:szCs w:val="22"/>
          </w:rPr>
          <w:t>Patent trolls</w:t>
        </w:r>
      </w:ins>
    </w:p>
    <w:p w:rsidR="00C72D42" w:rsidRPr="00075B80" w:rsidRDefault="00C72D42" w:rsidP="00075B80">
      <w:pPr>
        <w:pStyle w:val="ListParagraph"/>
        <w:numPr>
          <w:ilvl w:val="0"/>
          <w:numId w:val="11"/>
        </w:numPr>
        <w:rPr>
          <w:rFonts w:ascii="Arial" w:hAnsi="Arial" w:cs="Arial"/>
          <w:color w:val="222222"/>
          <w:sz w:val="22"/>
          <w:szCs w:val="22"/>
        </w:rPr>
      </w:pPr>
      <w:ins w:id="16" w:author="Iain Bennett" w:date="2012-04-24T17:01:00Z">
        <w:r>
          <w:rPr>
            <w:rFonts w:ascii="Arial" w:hAnsi="Arial" w:cs="Arial"/>
            <w:color w:val="222222"/>
            <w:sz w:val="22"/>
            <w:szCs w:val="22"/>
          </w:rPr>
          <w:t xml:space="preserve">Understanding how UK best positions itself </w:t>
        </w:r>
      </w:ins>
      <w:ins w:id="17" w:author="Iain Bennett" w:date="2012-04-24T17:02:00Z">
        <w:r>
          <w:rPr>
            <w:rFonts w:ascii="Arial" w:hAnsi="Arial" w:cs="Arial"/>
            <w:color w:val="222222"/>
            <w:sz w:val="22"/>
            <w:szCs w:val="22"/>
          </w:rPr>
          <w:t xml:space="preserve">and its IP </w:t>
        </w:r>
      </w:ins>
      <w:ins w:id="18" w:author="Iain Bennett" w:date="2012-04-24T17:01:00Z">
        <w:r>
          <w:rPr>
            <w:rFonts w:ascii="Arial" w:hAnsi="Arial" w:cs="Arial"/>
            <w:color w:val="222222"/>
            <w:sz w:val="22"/>
            <w:szCs w:val="22"/>
          </w:rPr>
          <w:t xml:space="preserve">on scale from </w:t>
        </w:r>
      </w:ins>
      <w:ins w:id="19" w:author="Iain Bennett" w:date="2012-04-24T17:02:00Z">
        <w:r>
          <w:rPr>
            <w:rFonts w:ascii="Arial" w:hAnsi="Arial" w:cs="Arial"/>
            <w:color w:val="222222"/>
            <w:sz w:val="22"/>
            <w:szCs w:val="22"/>
          </w:rPr>
          <w:t xml:space="preserve">totally </w:t>
        </w:r>
      </w:ins>
      <w:ins w:id="20" w:author="Iain Bennett" w:date="2012-04-24T17:01:00Z">
        <w:r>
          <w:rPr>
            <w:rFonts w:ascii="Arial" w:hAnsi="Arial" w:cs="Arial"/>
            <w:color w:val="222222"/>
            <w:sz w:val="22"/>
            <w:szCs w:val="22"/>
          </w:rPr>
          <w:t>open to vertically integrated</w:t>
        </w:r>
      </w:ins>
      <w:ins w:id="21" w:author="Iain Bennett" w:date="2012-04-24T17:02:00Z">
        <w:r>
          <w:rPr>
            <w:rFonts w:ascii="Arial" w:hAnsi="Arial" w:cs="Arial"/>
            <w:color w:val="222222"/>
            <w:sz w:val="22"/>
            <w:szCs w:val="22"/>
          </w:rPr>
          <w:t xml:space="preserve"> – is </w:t>
        </w:r>
        <w:proofErr w:type="spellStart"/>
        <w:r>
          <w:rPr>
            <w:rFonts w:ascii="Arial" w:hAnsi="Arial" w:cs="Arial"/>
            <w:color w:val="222222"/>
            <w:sz w:val="22"/>
            <w:szCs w:val="22"/>
          </w:rPr>
          <w:t>Patentbox</w:t>
        </w:r>
        <w:proofErr w:type="spellEnd"/>
        <w:r>
          <w:rPr>
            <w:rFonts w:ascii="Arial" w:hAnsi="Arial" w:cs="Arial"/>
            <w:color w:val="222222"/>
            <w:sz w:val="22"/>
            <w:szCs w:val="22"/>
          </w:rPr>
          <w:t xml:space="preserve"> a tactical or a strategic measure?</w:t>
        </w:r>
      </w:ins>
    </w:p>
    <w:p w:rsidR="00075B80" w:rsidRPr="00075B80" w:rsidRDefault="00075B80" w:rsidP="00D14342">
      <w:pPr>
        <w:rPr>
          <w:rFonts w:ascii="Arial" w:hAnsi="Arial" w:cs="Arial"/>
          <w:color w:val="000000"/>
          <w:sz w:val="22"/>
          <w:szCs w:val="22"/>
        </w:rPr>
      </w:pPr>
    </w:p>
    <w:p w:rsidR="00FB5305" w:rsidRDefault="00FB5305" w:rsidP="00D14342">
      <w:pPr>
        <w:rPr>
          <w:rFonts w:ascii="Arial" w:hAnsi="Arial" w:cs="Arial"/>
          <w:color w:val="000000"/>
          <w:sz w:val="22"/>
          <w:szCs w:val="22"/>
        </w:rPr>
      </w:pPr>
    </w:p>
    <w:p w:rsidR="00FB5305" w:rsidRDefault="00FB5305" w:rsidP="00D14342">
      <w:pPr>
        <w:rPr>
          <w:rFonts w:ascii="Arial" w:hAnsi="Arial" w:cs="Arial"/>
          <w:color w:val="000000"/>
          <w:sz w:val="22"/>
          <w:szCs w:val="22"/>
        </w:rPr>
      </w:pPr>
      <w:r>
        <w:rPr>
          <w:rFonts w:ascii="Arial" w:hAnsi="Arial" w:cs="Arial"/>
          <w:color w:val="000000"/>
          <w:sz w:val="22"/>
          <w:szCs w:val="22"/>
        </w:rPr>
        <w:t>This has the following implications:</w:t>
      </w:r>
    </w:p>
    <w:p w:rsidR="00FB5305" w:rsidRDefault="00FB5305" w:rsidP="00D14342">
      <w:pPr>
        <w:rPr>
          <w:rFonts w:ascii="Arial" w:hAnsi="Arial" w:cs="Arial"/>
          <w:color w:val="000000"/>
          <w:sz w:val="22"/>
          <w:szCs w:val="22"/>
        </w:rPr>
      </w:pPr>
    </w:p>
    <w:p w:rsidR="00FB5305" w:rsidRDefault="003A0E62" w:rsidP="00FB5305">
      <w:pPr>
        <w:pStyle w:val="ListParagraph"/>
        <w:numPr>
          <w:ilvl w:val="0"/>
          <w:numId w:val="10"/>
        </w:numPr>
        <w:rPr>
          <w:rFonts w:ascii="Arial" w:hAnsi="Arial" w:cs="Arial"/>
          <w:color w:val="000000"/>
          <w:sz w:val="22"/>
          <w:szCs w:val="22"/>
        </w:rPr>
      </w:pPr>
      <w:r>
        <w:rPr>
          <w:rFonts w:ascii="Arial" w:hAnsi="Arial" w:cs="Arial"/>
          <w:color w:val="000000"/>
          <w:sz w:val="22"/>
          <w:szCs w:val="22"/>
        </w:rPr>
        <w:t>A strong emphasis on encouraging collaboration between businesses, entrepreneurs, universities and other research institutes. This should include collaborations across the creative industries, but also across the respective value chains.</w:t>
      </w:r>
    </w:p>
    <w:p w:rsidR="003A0E62" w:rsidRDefault="003A0E62" w:rsidP="003A0E62">
      <w:pPr>
        <w:pStyle w:val="ListParagraph"/>
        <w:rPr>
          <w:rFonts w:ascii="Arial" w:hAnsi="Arial" w:cs="Arial"/>
          <w:color w:val="000000"/>
          <w:sz w:val="22"/>
          <w:szCs w:val="22"/>
        </w:rPr>
      </w:pPr>
    </w:p>
    <w:p w:rsidR="003A0E62" w:rsidRDefault="003A0E62" w:rsidP="00FB5305">
      <w:pPr>
        <w:pStyle w:val="ListParagraph"/>
        <w:numPr>
          <w:ilvl w:val="0"/>
          <w:numId w:val="10"/>
        </w:numPr>
        <w:rPr>
          <w:rFonts w:ascii="Arial" w:hAnsi="Arial" w:cs="Arial"/>
          <w:color w:val="000000"/>
          <w:sz w:val="22"/>
          <w:szCs w:val="22"/>
        </w:rPr>
      </w:pPr>
      <w:r>
        <w:rPr>
          <w:rFonts w:ascii="Arial" w:hAnsi="Arial" w:cs="Arial"/>
          <w:color w:val="000000"/>
          <w:sz w:val="22"/>
          <w:szCs w:val="22"/>
        </w:rPr>
        <w:t>Provide a dedicated space for showcasing and promotion. Creative businesses need to get their products and services to market qu</w:t>
      </w:r>
      <w:r w:rsidR="00AA1882">
        <w:rPr>
          <w:rFonts w:ascii="Arial" w:hAnsi="Arial" w:cs="Arial"/>
          <w:color w:val="000000"/>
          <w:sz w:val="22"/>
          <w:szCs w:val="22"/>
        </w:rPr>
        <w:t>ickly, and this requires access and profile with the stages of the value chain that can enable this. Opportunities to showcase and to develop relationships with investors, agents, distributors, retailers</w:t>
      </w:r>
      <w:ins w:id="22" w:author="Iain Bennett" w:date="2012-04-24T17:03:00Z">
        <w:r w:rsidR="00C72D42">
          <w:rPr>
            <w:rFonts w:ascii="Arial" w:hAnsi="Arial" w:cs="Arial"/>
            <w:color w:val="000000"/>
            <w:sz w:val="22"/>
            <w:szCs w:val="22"/>
          </w:rPr>
          <w:t xml:space="preserve">, network operators, content aggregators </w:t>
        </w:r>
      </w:ins>
      <w:del w:id="23" w:author="Iain Bennett" w:date="2012-04-24T17:03:00Z">
        <w:r w:rsidR="00AA1882" w:rsidDel="00C72D42">
          <w:rPr>
            <w:rFonts w:ascii="Arial" w:hAnsi="Arial" w:cs="Arial"/>
            <w:color w:val="000000"/>
            <w:sz w:val="22"/>
            <w:szCs w:val="22"/>
          </w:rPr>
          <w:delText xml:space="preserve"> </w:delText>
        </w:r>
      </w:del>
      <w:proofErr w:type="spellStart"/>
      <w:r w:rsidR="00AA1882">
        <w:rPr>
          <w:rFonts w:ascii="Arial" w:hAnsi="Arial" w:cs="Arial"/>
          <w:color w:val="000000"/>
          <w:sz w:val="22"/>
          <w:szCs w:val="22"/>
        </w:rPr>
        <w:t>etc</w:t>
      </w:r>
      <w:proofErr w:type="spellEnd"/>
      <w:r w:rsidR="00AA1882">
        <w:rPr>
          <w:rFonts w:ascii="Arial" w:hAnsi="Arial" w:cs="Arial"/>
          <w:color w:val="000000"/>
          <w:sz w:val="22"/>
          <w:szCs w:val="22"/>
        </w:rPr>
        <w:t xml:space="preserve"> are critically important.</w:t>
      </w:r>
    </w:p>
    <w:p w:rsidR="003A0E62" w:rsidRPr="003A0E62" w:rsidRDefault="003A0E62" w:rsidP="003A0E62">
      <w:pPr>
        <w:pStyle w:val="ListParagraph"/>
        <w:rPr>
          <w:rFonts w:ascii="Arial" w:hAnsi="Arial" w:cs="Arial"/>
          <w:color w:val="000000"/>
          <w:sz w:val="22"/>
          <w:szCs w:val="22"/>
        </w:rPr>
      </w:pPr>
    </w:p>
    <w:p w:rsidR="003A0E62" w:rsidRDefault="003A0E62" w:rsidP="00FB5305">
      <w:pPr>
        <w:pStyle w:val="ListParagraph"/>
        <w:numPr>
          <w:ilvl w:val="0"/>
          <w:numId w:val="10"/>
        </w:numPr>
        <w:rPr>
          <w:rFonts w:ascii="Arial" w:hAnsi="Arial" w:cs="Arial"/>
          <w:color w:val="000000"/>
          <w:sz w:val="22"/>
          <w:szCs w:val="22"/>
        </w:rPr>
      </w:pPr>
      <w:r>
        <w:rPr>
          <w:rFonts w:ascii="Arial" w:hAnsi="Arial" w:cs="Arial"/>
          <w:color w:val="000000"/>
          <w:sz w:val="22"/>
          <w:szCs w:val="22"/>
        </w:rPr>
        <w:t xml:space="preserve">Provide both ‘the street’ and ‘the lab’ – </w:t>
      </w:r>
      <w:r w:rsidR="00717E7F">
        <w:rPr>
          <w:rFonts w:ascii="Arial" w:hAnsi="Arial" w:cs="Arial"/>
          <w:color w:val="000000"/>
          <w:sz w:val="22"/>
          <w:szCs w:val="22"/>
        </w:rPr>
        <w:t xml:space="preserve">creative professionals and businesses innovate by drawing on </w:t>
      </w:r>
      <w:r w:rsidR="002545C8">
        <w:rPr>
          <w:rFonts w:ascii="Arial" w:hAnsi="Arial" w:cs="Arial"/>
          <w:color w:val="000000"/>
          <w:sz w:val="22"/>
          <w:szCs w:val="22"/>
        </w:rPr>
        <w:t>a wide range of cultural phenomena, emerging trends and creative styles. The CDEC must remain closely embedded to this – the campus or science park environment will not allow innovation to flourish.</w:t>
      </w:r>
    </w:p>
    <w:p w:rsidR="003A0E62" w:rsidRPr="003A0E62" w:rsidRDefault="003A0E62" w:rsidP="003A0E62">
      <w:pPr>
        <w:pStyle w:val="ListParagraph"/>
        <w:rPr>
          <w:rFonts w:ascii="Arial" w:hAnsi="Arial" w:cs="Arial"/>
          <w:color w:val="000000"/>
          <w:sz w:val="22"/>
          <w:szCs w:val="22"/>
        </w:rPr>
      </w:pPr>
    </w:p>
    <w:p w:rsidR="001318BA" w:rsidRDefault="003A0E62" w:rsidP="001318BA">
      <w:pPr>
        <w:pStyle w:val="ListParagraph"/>
        <w:numPr>
          <w:ilvl w:val="0"/>
          <w:numId w:val="10"/>
        </w:numPr>
        <w:rPr>
          <w:rFonts w:ascii="Arial" w:hAnsi="Arial" w:cs="Arial"/>
          <w:color w:val="000000"/>
          <w:sz w:val="22"/>
          <w:szCs w:val="22"/>
        </w:rPr>
      </w:pPr>
      <w:r>
        <w:rPr>
          <w:rFonts w:ascii="Arial" w:hAnsi="Arial" w:cs="Arial"/>
          <w:color w:val="000000"/>
          <w:sz w:val="22"/>
          <w:szCs w:val="22"/>
        </w:rPr>
        <w:t xml:space="preserve">Although ICT is a key driver of change for the creative industries, </w:t>
      </w:r>
      <w:commentRangeStart w:id="24"/>
      <w:r>
        <w:rPr>
          <w:rFonts w:ascii="Arial" w:hAnsi="Arial" w:cs="Arial"/>
          <w:color w:val="000000"/>
          <w:sz w:val="22"/>
          <w:szCs w:val="22"/>
        </w:rPr>
        <w:t>innovation is market-led rather than technology-led</w:t>
      </w:r>
      <w:commentRangeEnd w:id="24"/>
      <w:r w:rsidR="00C72D42">
        <w:rPr>
          <w:rStyle w:val="CommentReference"/>
        </w:rPr>
        <w:commentReference w:id="24"/>
      </w:r>
      <w:r>
        <w:rPr>
          <w:rFonts w:ascii="Arial" w:hAnsi="Arial" w:cs="Arial"/>
          <w:color w:val="000000"/>
          <w:sz w:val="22"/>
          <w:szCs w:val="22"/>
        </w:rPr>
        <w:t xml:space="preserve">. </w:t>
      </w:r>
      <w:commentRangeStart w:id="25"/>
      <w:r w:rsidR="001318BA">
        <w:rPr>
          <w:rFonts w:ascii="Arial" w:hAnsi="Arial" w:cs="Arial"/>
          <w:color w:val="000000"/>
          <w:sz w:val="22"/>
          <w:szCs w:val="22"/>
        </w:rPr>
        <w:t>As such, the principal ‘innovation challenges’ are around business models, distribution and new routes to market</w:t>
      </w:r>
      <w:commentRangeEnd w:id="25"/>
      <w:r w:rsidR="00C72D42">
        <w:rPr>
          <w:rStyle w:val="CommentReference"/>
        </w:rPr>
        <w:commentReference w:id="25"/>
      </w:r>
      <w:r w:rsidR="001318BA">
        <w:rPr>
          <w:rFonts w:ascii="Arial" w:hAnsi="Arial" w:cs="Arial"/>
          <w:color w:val="000000"/>
          <w:sz w:val="22"/>
          <w:szCs w:val="22"/>
        </w:rPr>
        <w:t>. The CDEC should therefore provide easy</w:t>
      </w:r>
      <w:r w:rsidR="002545C8" w:rsidRPr="001318BA">
        <w:rPr>
          <w:rFonts w:ascii="Arial" w:hAnsi="Arial" w:cs="Arial"/>
          <w:color w:val="000000"/>
          <w:sz w:val="22"/>
          <w:szCs w:val="22"/>
        </w:rPr>
        <w:t xml:space="preserve"> access to the </w:t>
      </w:r>
      <w:proofErr w:type="gramStart"/>
      <w:r w:rsidR="002545C8" w:rsidRPr="001318BA">
        <w:rPr>
          <w:rFonts w:ascii="Arial" w:hAnsi="Arial" w:cs="Arial"/>
          <w:color w:val="000000"/>
          <w:sz w:val="22"/>
          <w:szCs w:val="22"/>
        </w:rPr>
        <w:t>gate</w:t>
      </w:r>
      <w:del w:id="26" w:author="Iain Bennett" w:date="2012-04-24T17:04:00Z">
        <w:r w:rsidR="002545C8" w:rsidRPr="001318BA" w:rsidDel="00C72D42">
          <w:rPr>
            <w:rFonts w:ascii="Arial" w:hAnsi="Arial" w:cs="Arial"/>
            <w:color w:val="000000"/>
            <w:sz w:val="22"/>
            <w:szCs w:val="22"/>
          </w:rPr>
          <w:delText xml:space="preserve">way </w:delText>
        </w:r>
      </w:del>
      <w:r w:rsidR="002545C8" w:rsidRPr="001318BA">
        <w:rPr>
          <w:rFonts w:ascii="Arial" w:hAnsi="Arial" w:cs="Arial"/>
          <w:color w:val="000000"/>
          <w:sz w:val="22"/>
          <w:szCs w:val="22"/>
        </w:rPr>
        <w:t>keepers</w:t>
      </w:r>
      <w:proofErr w:type="gramEnd"/>
      <w:r w:rsidR="002545C8" w:rsidRPr="001318BA">
        <w:rPr>
          <w:rFonts w:ascii="Arial" w:hAnsi="Arial" w:cs="Arial"/>
          <w:color w:val="000000"/>
          <w:sz w:val="22"/>
          <w:szCs w:val="22"/>
        </w:rPr>
        <w:t xml:space="preserve"> and the consumer (including market intelligence) so as to inform and enable the process of innovation.</w:t>
      </w:r>
    </w:p>
    <w:p w:rsidR="001318BA" w:rsidRPr="001318BA" w:rsidRDefault="001318BA" w:rsidP="001318BA">
      <w:pPr>
        <w:pStyle w:val="ListParagraph"/>
        <w:rPr>
          <w:rFonts w:ascii="Arial" w:hAnsi="Arial" w:cs="Arial"/>
          <w:color w:val="000000"/>
          <w:sz w:val="22"/>
          <w:szCs w:val="22"/>
        </w:rPr>
      </w:pPr>
    </w:p>
    <w:p w:rsidR="00AA1882" w:rsidRDefault="001318BA" w:rsidP="001318BA">
      <w:pPr>
        <w:pStyle w:val="ListParagraph"/>
        <w:numPr>
          <w:ilvl w:val="0"/>
          <w:numId w:val="10"/>
        </w:numPr>
        <w:rPr>
          <w:rFonts w:ascii="Arial" w:hAnsi="Arial" w:cs="Arial"/>
          <w:color w:val="000000"/>
          <w:sz w:val="22"/>
          <w:szCs w:val="22"/>
        </w:rPr>
      </w:pPr>
      <w:commentRangeStart w:id="27"/>
      <w:r w:rsidRPr="001318BA">
        <w:rPr>
          <w:rFonts w:ascii="Arial" w:hAnsi="Arial" w:cs="Arial"/>
          <w:color w:val="000000"/>
          <w:sz w:val="22"/>
          <w:szCs w:val="22"/>
        </w:rPr>
        <w:t>Consumers respond emotively</w:t>
      </w:r>
      <w:r>
        <w:rPr>
          <w:rFonts w:ascii="Arial" w:hAnsi="Arial" w:cs="Arial"/>
          <w:color w:val="000000"/>
          <w:sz w:val="22"/>
          <w:szCs w:val="22"/>
        </w:rPr>
        <w:t xml:space="preserve">, and the success of </w:t>
      </w:r>
      <w:r w:rsidRPr="001318BA">
        <w:rPr>
          <w:rFonts w:ascii="Arial" w:hAnsi="Arial" w:cs="Arial"/>
          <w:color w:val="000000"/>
          <w:sz w:val="22"/>
          <w:szCs w:val="22"/>
        </w:rPr>
        <w:t>new</w:t>
      </w:r>
      <w:r>
        <w:rPr>
          <w:rFonts w:ascii="Arial" w:hAnsi="Arial" w:cs="Arial"/>
          <w:color w:val="000000"/>
          <w:sz w:val="22"/>
          <w:szCs w:val="22"/>
        </w:rPr>
        <w:t xml:space="preserve"> digital technology</w:t>
      </w:r>
      <w:r w:rsidRPr="001318BA">
        <w:rPr>
          <w:rFonts w:ascii="Arial" w:hAnsi="Arial" w:cs="Arial"/>
          <w:color w:val="000000"/>
          <w:sz w:val="22"/>
          <w:szCs w:val="22"/>
        </w:rPr>
        <w:t xml:space="preserve"> product</w:t>
      </w:r>
      <w:r>
        <w:rPr>
          <w:rFonts w:ascii="Arial" w:hAnsi="Arial" w:cs="Arial"/>
          <w:color w:val="000000"/>
          <w:sz w:val="22"/>
          <w:szCs w:val="22"/>
        </w:rPr>
        <w:t>s</w:t>
      </w:r>
      <w:r w:rsidRPr="001318BA">
        <w:rPr>
          <w:rFonts w:ascii="Arial" w:hAnsi="Arial" w:cs="Arial"/>
          <w:color w:val="000000"/>
          <w:sz w:val="22"/>
          <w:szCs w:val="22"/>
        </w:rPr>
        <w:t xml:space="preserve"> </w:t>
      </w:r>
      <w:r>
        <w:rPr>
          <w:rFonts w:ascii="Arial" w:hAnsi="Arial" w:cs="Arial"/>
          <w:color w:val="000000"/>
          <w:sz w:val="22"/>
          <w:szCs w:val="22"/>
        </w:rPr>
        <w:t xml:space="preserve">is dependent on creative expertise to embed user-need in the design process, and to mediate </w:t>
      </w:r>
      <w:r w:rsidRPr="001318BA">
        <w:rPr>
          <w:rFonts w:ascii="Arial" w:hAnsi="Arial" w:cs="Arial"/>
          <w:color w:val="000000"/>
          <w:sz w:val="22"/>
          <w:szCs w:val="22"/>
        </w:rPr>
        <w:t>between con</w:t>
      </w:r>
      <w:r>
        <w:rPr>
          <w:rFonts w:ascii="Arial" w:hAnsi="Arial" w:cs="Arial"/>
          <w:color w:val="000000"/>
          <w:sz w:val="22"/>
          <w:szCs w:val="22"/>
        </w:rPr>
        <w:t xml:space="preserve">sumers and technology suppliers. It is therefore vital that CDEC provides a forum for technologists and a range of creative professionals (artists, designers, writers etc) to come together, to </w:t>
      </w:r>
      <w:r w:rsidR="001B479E">
        <w:rPr>
          <w:rFonts w:ascii="Arial" w:hAnsi="Arial" w:cs="Arial"/>
          <w:color w:val="000000"/>
          <w:sz w:val="22"/>
          <w:szCs w:val="22"/>
        </w:rPr>
        <w:t xml:space="preserve">address the ‘two cultures’ challenge and to </w:t>
      </w:r>
      <w:r>
        <w:rPr>
          <w:rFonts w:ascii="Arial" w:hAnsi="Arial" w:cs="Arial"/>
          <w:color w:val="000000"/>
          <w:sz w:val="22"/>
          <w:szCs w:val="22"/>
        </w:rPr>
        <w:t>exp</w:t>
      </w:r>
      <w:r w:rsidR="001B479E">
        <w:rPr>
          <w:rFonts w:ascii="Arial" w:hAnsi="Arial" w:cs="Arial"/>
          <w:color w:val="000000"/>
          <w:sz w:val="22"/>
          <w:szCs w:val="22"/>
        </w:rPr>
        <w:t xml:space="preserve">eriment and </w:t>
      </w:r>
      <w:r>
        <w:rPr>
          <w:rFonts w:ascii="Arial" w:hAnsi="Arial" w:cs="Arial"/>
          <w:color w:val="000000"/>
          <w:sz w:val="22"/>
          <w:szCs w:val="22"/>
        </w:rPr>
        <w:t>test new products.</w:t>
      </w:r>
    </w:p>
    <w:p w:rsidR="001318BA" w:rsidRPr="001318BA" w:rsidRDefault="001318BA" w:rsidP="001318BA">
      <w:pPr>
        <w:pStyle w:val="ListParagraph"/>
        <w:rPr>
          <w:rFonts w:ascii="Arial" w:hAnsi="Arial" w:cs="Arial"/>
          <w:color w:val="000000"/>
          <w:sz w:val="22"/>
          <w:szCs w:val="22"/>
        </w:rPr>
      </w:pPr>
    </w:p>
    <w:commentRangeEnd w:id="27"/>
    <w:p w:rsidR="001318BA" w:rsidRPr="001318BA" w:rsidRDefault="00C72D42" w:rsidP="001318BA">
      <w:pPr>
        <w:pStyle w:val="ListParagraph"/>
        <w:numPr>
          <w:ilvl w:val="0"/>
          <w:numId w:val="10"/>
        </w:numPr>
        <w:rPr>
          <w:rFonts w:ascii="Arial" w:hAnsi="Arial" w:cs="Arial"/>
          <w:color w:val="000000"/>
          <w:sz w:val="22"/>
          <w:szCs w:val="22"/>
        </w:rPr>
      </w:pPr>
      <w:r>
        <w:rPr>
          <w:rStyle w:val="CommentReference"/>
        </w:rPr>
        <w:commentReference w:id="27"/>
      </w:r>
      <w:commentRangeStart w:id="28"/>
      <w:r w:rsidR="001B479E">
        <w:rPr>
          <w:rFonts w:ascii="Arial" w:hAnsi="Arial" w:cs="Arial"/>
          <w:color w:val="000000"/>
          <w:sz w:val="22"/>
          <w:szCs w:val="22"/>
        </w:rPr>
        <w:t>Small c</w:t>
      </w:r>
      <w:r w:rsidR="001318BA">
        <w:rPr>
          <w:rFonts w:ascii="Arial" w:hAnsi="Arial" w:cs="Arial"/>
          <w:color w:val="000000"/>
          <w:sz w:val="22"/>
          <w:szCs w:val="22"/>
        </w:rPr>
        <w:t xml:space="preserve">reative businesses </w:t>
      </w:r>
      <w:r w:rsidR="00415928">
        <w:rPr>
          <w:rFonts w:ascii="Arial" w:hAnsi="Arial" w:cs="Arial"/>
          <w:color w:val="000000"/>
          <w:sz w:val="22"/>
          <w:szCs w:val="22"/>
        </w:rPr>
        <w:t xml:space="preserve">will not </w:t>
      </w:r>
      <w:r w:rsidR="001B479E">
        <w:rPr>
          <w:rFonts w:ascii="Arial" w:hAnsi="Arial" w:cs="Arial"/>
          <w:color w:val="000000"/>
          <w:sz w:val="22"/>
          <w:szCs w:val="22"/>
        </w:rPr>
        <w:t xml:space="preserve">fully </w:t>
      </w:r>
      <w:r w:rsidR="00415928">
        <w:rPr>
          <w:rFonts w:ascii="Arial" w:hAnsi="Arial" w:cs="Arial"/>
          <w:color w:val="000000"/>
          <w:sz w:val="22"/>
          <w:szCs w:val="22"/>
        </w:rPr>
        <w:t>participate in the CDEC unless it is a ‘two-way street’. They are not th</w:t>
      </w:r>
      <w:r w:rsidR="001B479E">
        <w:rPr>
          <w:rFonts w:ascii="Arial" w:hAnsi="Arial" w:cs="Arial"/>
          <w:color w:val="000000"/>
          <w:sz w:val="22"/>
          <w:szCs w:val="22"/>
        </w:rPr>
        <w:t>ere to simply sell their services to large technology companies, but also to themselves benefit and learn.</w:t>
      </w:r>
      <w:commentRangeEnd w:id="28"/>
      <w:r>
        <w:rPr>
          <w:rStyle w:val="CommentReference"/>
        </w:rPr>
        <w:commentReference w:id="28"/>
      </w:r>
    </w:p>
    <w:p w:rsidR="001318BA" w:rsidRPr="00AA1882" w:rsidRDefault="001318BA" w:rsidP="00AA1882">
      <w:pPr>
        <w:pStyle w:val="ListParagraph"/>
        <w:rPr>
          <w:rFonts w:ascii="Arial" w:hAnsi="Arial" w:cs="Arial"/>
          <w:color w:val="000000"/>
          <w:sz w:val="22"/>
          <w:szCs w:val="22"/>
        </w:rPr>
      </w:pPr>
    </w:p>
    <w:p w:rsidR="00AA1882" w:rsidRDefault="00AA1882" w:rsidP="00FB5305">
      <w:pPr>
        <w:pStyle w:val="ListParagraph"/>
        <w:numPr>
          <w:ilvl w:val="0"/>
          <w:numId w:val="10"/>
        </w:numPr>
        <w:rPr>
          <w:rFonts w:ascii="Arial" w:hAnsi="Arial" w:cs="Arial"/>
          <w:color w:val="000000"/>
          <w:sz w:val="22"/>
          <w:szCs w:val="22"/>
        </w:rPr>
      </w:pPr>
      <w:r>
        <w:rPr>
          <w:rFonts w:ascii="Arial" w:hAnsi="Arial" w:cs="Arial"/>
          <w:color w:val="000000"/>
          <w:sz w:val="22"/>
          <w:szCs w:val="22"/>
        </w:rPr>
        <w:t xml:space="preserve">There are any </w:t>
      </w:r>
      <w:proofErr w:type="gramStart"/>
      <w:r>
        <w:rPr>
          <w:rFonts w:ascii="Arial" w:hAnsi="Arial" w:cs="Arial"/>
          <w:color w:val="000000"/>
          <w:sz w:val="22"/>
          <w:szCs w:val="22"/>
        </w:rPr>
        <w:t>number</w:t>
      </w:r>
      <w:proofErr w:type="gramEnd"/>
      <w:r>
        <w:rPr>
          <w:rFonts w:ascii="Arial" w:hAnsi="Arial" w:cs="Arial"/>
          <w:color w:val="000000"/>
          <w:sz w:val="22"/>
          <w:szCs w:val="22"/>
        </w:rPr>
        <w:t xml:space="preserve"> of technological developments that are currently impacting across the different creative industries and spanning the value chain, </w:t>
      </w:r>
      <w:commentRangeStart w:id="29"/>
      <w:r>
        <w:rPr>
          <w:rFonts w:ascii="Arial" w:hAnsi="Arial" w:cs="Arial"/>
          <w:color w:val="000000"/>
          <w:sz w:val="22"/>
          <w:szCs w:val="22"/>
        </w:rPr>
        <w:t xml:space="preserve">from </w:t>
      </w:r>
      <w:r w:rsidR="00717E7F">
        <w:rPr>
          <w:rFonts w:ascii="Arial" w:hAnsi="Arial" w:cs="Arial"/>
          <w:color w:val="000000"/>
          <w:sz w:val="22"/>
          <w:szCs w:val="22"/>
        </w:rPr>
        <w:t xml:space="preserve">3-D </w:t>
      </w:r>
      <w:r>
        <w:rPr>
          <w:rFonts w:ascii="Arial" w:hAnsi="Arial" w:cs="Arial"/>
          <w:color w:val="000000"/>
          <w:sz w:val="22"/>
          <w:szCs w:val="22"/>
        </w:rPr>
        <w:t xml:space="preserve">production tools to mobile commerce </w:t>
      </w:r>
      <w:commentRangeEnd w:id="29"/>
      <w:r w:rsidR="00876755">
        <w:rPr>
          <w:rStyle w:val="CommentReference"/>
        </w:rPr>
        <w:commentReference w:id="29"/>
      </w:r>
      <w:r>
        <w:rPr>
          <w:rFonts w:ascii="Arial" w:hAnsi="Arial" w:cs="Arial"/>
          <w:color w:val="000000"/>
          <w:sz w:val="22"/>
          <w:szCs w:val="22"/>
        </w:rPr>
        <w:t xml:space="preserve">systems. It is important </w:t>
      </w:r>
      <w:r w:rsidR="00717E7F">
        <w:rPr>
          <w:rFonts w:ascii="Arial" w:hAnsi="Arial" w:cs="Arial"/>
          <w:color w:val="000000"/>
          <w:sz w:val="22"/>
          <w:szCs w:val="22"/>
        </w:rPr>
        <w:t>that the CDEC does not become narrowly focused around a particular technology, platform or provider.</w:t>
      </w:r>
    </w:p>
    <w:p w:rsidR="00AA1882" w:rsidRPr="00AA1882" w:rsidRDefault="00AA1882" w:rsidP="00AA1882">
      <w:pPr>
        <w:pStyle w:val="ListParagraph"/>
        <w:rPr>
          <w:rFonts w:ascii="Arial" w:hAnsi="Arial" w:cs="Arial"/>
          <w:color w:val="000000"/>
          <w:sz w:val="22"/>
          <w:szCs w:val="22"/>
        </w:rPr>
      </w:pPr>
    </w:p>
    <w:p w:rsidR="003A0E62" w:rsidRPr="003A0E62" w:rsidRDefault="003A0E62" w:rsidP="003A0E62">
      <w:pPr>
        <w:pStyle w:val="ListParagraph"/>
        <w:rPr>
          <w:rFonts w:ascii="Arial" w:hAnsi="Arial" w:cs="Arial"/>
          <w:color w:val="000000"/>
          <w:sz w:val="22"/>
          <w:szCs w:val="22"/>
        </w:rPr>
      </w:pPr>
      <w:bookmarkStart w:id="30" w:name="_GoBack"/>
      <w:bookmarkEnd w:id="30"/>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C125F2" w:rsidRDefault="00C125F2" w:rsidP="00D14342">
      <w:pPr>
        <w:rPr>
          <w:rFonts w:ascii="Arial" w:hAnsi="Arial" w:cs="Arial"/>
          <w:color w:val="000000"/>
          <w:sz w:val="22"/>
          <w:szCs w:val="22"/>
        </w:rPr>
      </w:pPr>
    </w:p>
    <w:p w:rsidR="005633E2" w:rsidRDefault="005633E2" w:rsidP="00075B80">
      <w:pPr>
        <w:rPr>
          <w:rFonts w:ascii="Arial" w:hAnsi="Arial" w:cs="Arial"/>
          <w:b/>
          <w:sz w:val="28"/>
          <w:szCs w:val="28"/>
        </w:rPr>
      </w:pPr>
    </w:p>
    <w:sectPr w:rsidR="005633E2" w:rsidSect="00F7754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ain Bennett" w:date="2012-04-24T16:53:00Z" w:initials="IB">
    <w:p w:rsidR="00C72D42" w:rsidRDefault="00C72D42">
      <w:pPr>
        <w:pStyle w:val="CommentText"/>
      </w:pPr>
      <w:r>
        <w:rPr>
          <w:rStyle w:val="CommentReference"/>
        </w:rPr>
        <w:annotationRef/>
      </w:r>
      <w:r>
        <w:t>True in terms of software but sound recording? Lighting? Camera tech? Facilities?</w:t>
      </w:r>
    </w:p>
  </w:comment>
  <w:comment w:id="1" w:author="Iain Bennett" w:date="2012-04-24T16:54:00Z" w:initials="IB">
    <w:p w:rsidR="00C72D42" w:rsidRDefault="00C72D42">
      <w:pPr>
        <w:pStyle w:val="CommentText"/>
      </w:pPr>
      <w:r>
        <w:rPr>
          <w:rStyle w:val="CommentReference"/>
        </w:rPr>
        <w:annotationRef/>
      </w:r>
      <w:r>
        <w:t>There is a gap here around the proof of impact of DCI on wider supply chains</w:t>
      </w:r>
    </w:p>
  </w:comment>
  <w:comment w:id="2" w:author="Iain Bennett" w:date="2012-04-24T16:54:00Z" w:initials="IB">
    <w:p w:rsidR="00C72D42" w:rsidRDefault="00C72D42">
      <w:pPr>
        <w:pStyle w:val="CommentText"/>
      </w:pPr>
      <w:r>
        <w:rPr>
          <w:rStyle w:val="CommentReference"/>
        </w:rPr>
        <w:annotationRef/>
      </w:r>
      <w:r>
        <w:t>Really??? When was the last time one of those turned into significant innovation – ARM? Ubiquity? Rosetta Stone?</w:t>
      </w:r>
    </w:p>
  </w:comment>
  <w:comment w:id="3" w:author="Iain Bennett" w:date="2012-04-24T16:56:00Z" w:initials="IB">
    <w:p w:rsidR="00C72D42" w:rsidRDefault="00C72D42">
      <w:pPr>
        <w:pStyle w:val="CommentText"/>
      </w:pPr>
      <w:r>
        <w:rPr>
          <w:rStyle w:val="CommentReference"/>
        </w:rPr>
        <w:annotationRef/>
      </w:r>
      <w:r>
        <w:t xml:space="preserve">But there are area in which previously discrete processes can be brought together through use of data – </w:t>
      </w:r>
      <w:proofErr w:type="spellStart"/>
      <w:r>
        <w:t>cf</w:t>
      </w:r>
      <w:proofErr w:type="spellEnd"/>
      <w:r>
        <w:t xml:space="preserve"> DPP</w:t>
      </w:r>
    </w:p>
  </w:comment>
  <w:comment w:id="4" w:author="Iain Bennett" w:date="2012-04-24T16:56:00Z" w:initials="IB">
    <w:p w:rsidR="00C72D42" w:rsidRDefault="00C72D42">
      <w:pPr>
        <w:pStyle w:val="CommentText"/>
      </w:pPr>
      <w:r>
        <w:rPr>
          <w:rStyle w:val="CommentReference"/>
        </w:rPr>
        <w:annotationRef/>
      </w:r>
      <w:r>
        <w:t>Is it? Or improving the ability of businesses to exploit new market opportunities?</w:t>
      </w:r>
    </w:p>
  </w:comment>
  <w:comment w:id="5" w:author="Iain Bennett" w:date="2012-04-24T16:57:00Z" w:initials="IB">
    <w:p w:rsidR="00C72D42" w:rsidRDefault="00C72D42">
      <w:pPr>
        <w:pStyle w:val="CommentText"/>
      </w:pPr>
      <w:r>
        <w:rPr>
          <w:rStyle w:val="CommentReference"/>
        </w:rPr>
        <w:annotationRef/>
      </w:r>
      <w:r>
        <w:t>Should we be trying to resist it, then?</w:t>
      </w:r>
    </w:p>
  </w:comment>
  <w:comment w:id="6" w:author="Iain Bennett" w:date="2012-04-24T16:58:00Z" w:initials="IB">
    <w:p w:rsidR="00C72D42" w:rsidRDefault="00C72D42">
      <w:pPr>
        <w:pStyle w:val="CommentText"/>
      </w:pPr>
      <w:r>
        <w:rPr>
          <w:rStyle w:val="CommentReference"/>
        </w:rPr>
        <w:annotationRef/>
      </w:r>
      <w:r>
        <w:t>Adding new functionality through metadata – e.g., production accounting into camera files</w:t>
      </w:r>
    </w:p>
  </w:comment>
  <w:comment w:id="7" w:author="Iain Bennett" w:date="2012-04-24T17:00:00Z" w:initials="IB">
    <w:p w:rsidR="00C72D42" w:rsidRDefault="00C72D42">
      <w:pPr>
        <w:pStyle w:val="CommentText"/>
      </w:pPr>
      <w:r>
        <w:rPr>
          <w:rStyle w:val="CommentReference"/>
        </w:rPr>
        <w:annotationRef/>
      </w:r>
      <w:r>
        <w:t>Iterative, time frames, incremental</w:t>
      </w:r>
    </w:p>
  </w:comment>
  <w:comment w:id="8" w:author="Iain Bennett" w:date="2012-04-24T17:00:00Z" w:initials="IB">
    <w:p w:rsidR="00C72D42" w:rsidRDefault="00C72D42">
      <w:pPr>
        <w:pStyle w:val="CommentText"/>
      </w:pPr>
      <w:r>
        <w:rPr>
          <w:rStyle w:val="CommentReference"/>
        </w:rPr>
        <w:annotationRef/>
      </w:r>
      <w:r>
        <w:t>Explore relationship between markets, services and origination</w:t>
      </w:r>
    </w:p>
  </w:comment>
  <w:comment w:id="24" w:author="Iain Bennett" w:date="2012-04-24T17:03:00Z" w:initials="IB">
    <w:p w:rsidR="00C72D42" w:rsidRDefault="00C72D42">
      <w:pPr>
        <w:pStyle w:val="CommentText"/>
      </w:pPr>
      <w:r>
        <w:rPr>
          <w:rStyle w:val="CommentReference"/>
        </w:rPr>
        <w:annotationRef/>
      </w:r>
      <w:r>
        <w:t>Or regulatory – e.g., digital TV</w:t>
      </w:r>
    </w:p>
  </w:comment>
  <w:comment w:id="25" w:author="Iain Bennett" w:date="2012-04-24T17:04:00Z" w:initials="IB">
    <w:p w:rsidR="00C72D42" w:rsidRDefault="00C72D42">
      <w:pPr>
        <w:pStyle w:val="CommentText"/>
      </w:pPr>
      <w:r>
        <w:rPr>
          <w:rStyle w:val="CommentReference"/>
        </w:rPr>
        <w:annotationRef/>
      </w:r>
      <w:r>
        <w:t>This makes the sweeping assumption that the products themselves are any good and differentiated from those coming out of other territories …</w:t>
      </w:r>
    </w:p>
  </w:comment>
  <w:comment w:id="27" w:author="Iain Bennett" w:date="2012-04-24T17:06:00Z" w:initials="IB">
    <w:p w:rsidR="00C72D42" w:rsidRDefault="00C72D42">
      <w:pPr>
        <w:pStyle w:val="CommentText"/>
      </w:pPr>
      <w:r>
        <w:rPr>
          <w:rStyle w:val="CommentReference"/>
        </w:rPr>
        <w:annotationRef/>
      </w:r>
      <w:r>
        <w:t>Seems to be a conflation of different product types here. If it’s market led, it needs a view on actual markets, market making and non-markets</w:t>
      </w:r>
    </w:p>
  </w:comment>
  <w:comment w:id="28" w:author="Iain Bennett" w:date="2012-04-24T17:06:00Z" w:initials="IB">
    <w:p w:rsidR="00C72D42" w:rsidRDefault="00C72D42">
      <w:pPr>
        <w:pStyle w:val="CommentText"/>
      </w:pPr>
      <w:r>
        <w:rPr>
          <w:rStyle w:val="CommentReference"/>
        </w:rPr>
        <w:annotationRef/>
      </w:r>
      <w:r>
        <w:t>Has to be demonstrably revenue neutral – at worst – and offer potentially profitable engagements</w:t>
      </w:r>
    </w:p>
  </w:comment>
  <w:comment w:id="29" w:author="Iain Bennett" w:date="2012-04-24T17:07:00Z" w:initials="IB">
    <w:p w:rsidR="00876755" w:rsidRDefault="00876755">
      <w:pPr>
        <w:pStyle w:val="CommentText"/>
      </w:pPr>
      <w:r>
        <w:rPr>
          <w:rStyle w:val="CommentReference"/>
        </w:rPr>
        <w:annotationRef/>
      </w:r>
      <w:r>
        <w:t xml:space="preserve">Think we need to distinguish between applications (like these) and the tech advances that make them possible (quantum computing, screen technologies, processors </w:t>
      </w:r>
      <w:proofErr w:type="spellStart"/>
      <w:r>
        <w:t>etc</w:t>
      </w:r>
      <w:proofErr w:type="spellEnd"/>
      <w:r>
        <w: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75FB4"/>
    <w:multiLevelType w:val="multilevel"/>
    <w:tmpl w:val="9E4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25259"/>
    <w:multiLevelType w:val="multilevel"/>
    <w:tmpl w:val="D6E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15458C"/>
    <w:multiLevelType w:val="hybridMultilevel"/>
    <w:tmpl w:val="8730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6995195"/>
    <w:multiLevelType w:val="hybridMultilevel"/>
    <w:tmpl w:val="332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8D017D2"/>
    <w:multiLevelType w:val="hybridMultilevel"/>
    <w:tmpl w:val="CB32B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DF56D10"/>
    <w:multiLevelType w:val="hybridMultilevel"/>
    <w:tmpl w:val="92207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4976208"/>
    <w:multiLevelType w:val="hybridMultilevel"/>
    <w:tmpl w:val="0E7AB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6A2470D"/>
    <w:multiLevelType w:val="multilevel"/>
    <w:tmpl w:val="033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464238"/>
    <w:multiLevelType w:val="hybridMultilevel"/>
    <w:tmpl w:val="59A0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E201C67"/>
    <w:multiLevelType w:val="multilevel"/>
    <w:tmpl w:val="9BE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1D6EE5"/>
    <w:multiLevelType w:val="multilevel"/>
    <w:tmpl w:val="0D7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0"/>
  </w:num>
  <w:num w:numId="4">
    <w:abstractNumId w:val="0"/>
  </w:num>
  <w:num w:numId="5">
    <w:abstractNumId w:val="9"/>
  </w:num>
  <w:num w:numId="6">
    <w:abstractNumId w:val="7"/>
  </w:num>
  <w:num w:numId="7">
    <w:abstractNumId w:val="4"/>
  </w:num>
  <w:num w:numId="8">
    <w:abstractNumId w:val="6"/>
  </w:num>
  <w:num w:numId="9">
    <w:abstractNumId w:val="3"/>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characterSpacingControl w:val="doNotCompress"/>
  <w:compat>
    <w:compatSetting w:name="compatibilityMode" w:uri="http://schemas.microsoft.com/office/word" w:val="12"/>
  </w:compat>
  <w:rsids>
    <w:rsidRoot w:val="0009082B"/>
    <w:rsid w:val="00016825"/>
    <w:rsid w:val="000265E8"/>
    <w:rsid w:val="00044E45"/>
    <w:rsid w:val="00075B80"/>
    <w:rsid w:val="0009082B"/>
    <w:rsid w:val="001025B6"/>
    <w:rsid w:val="00122856"/>
    <w:rsid w:val="001318BA"/>
    <w:rsid w:val="0017543D"/>
    <w:rsid w:val="001871D7"/>
    <w:rsid w:val="001A07D6"/>
    <w:rsid w:val="001B479E"/>
    <w:rsid w:val="001C154B"/>
    <w:rsid w:val="001E21F4"/>
    <w:rsid w:val="00226699"/>
    <w:rsid w:val="002545C8"/>
    <w:rsid w:val="002E077D"/>
    <w:rsid w:val="003661B0"/>
    <w:rsid w:val="003A0E62"/>
    <w:rsid w:val="003C22FF"/>
    <w:rsid w:val="003C5D34"/>
    <w:rsid w:val="003D48EC"/>
    <w:rsid w:val="004060BC"/>
    <w:rsid w:val="00414250"/>
    <w:rsid w:val="00415928"/>
    <w:rsid w:val="00441B1E"/>
    <w:rsid w:val="004528D5"/>
    <w:rsid w:val="00491A82"/>
    <w:rsid w:val="00492AAE"/>
    <w:rsid w:val="0049423B"/>
    <w:rsid w:val="004A11D0"/>
    <w:rsid w:val="004A122B"/>
    <w:rsid w:val="00542E66"/>
    <w:rsid w:val="005633E2"/>
    <w:rsid w:val="00584273"/>
    <w:rsid w:val="005A3630"/>
    <w:rsid w:val="005D2413"/>
    <w:rsid w:val="005E75BA"/>
    <w:rsid w:val="00636C2D"/>
    <w:rsid w:val="006A55BC"/>
    <w:rsid w:val="006A5DCE"/>
    <w:rsid w:val="006F4A70"/>
    <w:rsid w:val="00717E7F"/>
    <w:rsid w:val="00733F5C"/>
    <w:rsid w:val="007A35E3"/>
    <w:rsid w:val="007F40A7"/>
    <w:rsid w:val="00837EDD"/>
    <w:rsid w:val="00876755"/>
    <w:rsid w:val="008852E4"/>
    <w:rsid w:val="008A2643"/>
    <w:rsid w:val="0090065A"/>
    <w:rsid w:val="00922085"/>
    <w:rsid w:val="009525CA"/>
    <w:rsid w:val="00964843"/>
    <w:rsid w:val="00996E5E"/>
    <w:rsid w:val="009A401E"/>
    <w:rsid w:val="009B5EFB"/>
    <w:rsid w:val="009C1E45"/>
    <w:rsid w:val="00A07D18"/>
    <w:rsid w:val="00A12D02"/>
    <w:rsid w:val="00A1551D"/>
    <w:rsid w:val="00A55589"/>
    <w:rsid w:val="00A57CC0"/>
    <w:rsid w:val="00AA1882"/>
    <w:rsid w:val="00AB6EC9"/>
    <w:rsid w:val="00AD19D4"/>
    <w:rsid w:val="00AD78B7"/>
    <w:rsid w:val="00B50C10"/>
    <w:rsid w:val="00B54E91"/>
    <w:rsid w:val="00B708BB"/>
    <w:rsid w:val="00B729A9"/>
    <w:rsid w:val="00BD3D90"/>
    <w:rsid w:val="00C125F2"/>
    <w:rsid w:val="00C615A9"/>
    <w:rsid w:val="00C72D42"/>
    <w:rsid w:val="00C74A6A"/>
    <w:rsid w:val="00CC626D"/>
    <w:rsid w:val="00CD4559"/>
    <w:rsid w:val="00CF664A"/>
    <w:rsid w:val="00D14342"/>
    <w:rsid w:val="00D31EFD"/>
    <w:rsid w:val="00D438E8"/>
    <w:rsid w:val="00D67DE5"/>
    <w:rsid w:val="00D80C8C"/>
    <w:rsid w:val="00DB263C"/>
    <w:rsid w:val="00E12471"/>
    <w:rsid w:val="00E20FEE"/>
    <w:rsid w:val="00E71215"/>
    <w:rsid w:val="00EB1C23"/>
    <w:rsid w:val="00EF4AAD"/>
    <w:rsid w:val="00F34778"/>
    <w:rsid w:val="00F77545"/>
    <w:rsid w:val="00FA7467"/>
    <w:rsid w:val="00FB5305"/>
    <w:rsid w:val="00FE1EF2"/>
    <w:rsid w:val="00FF67C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82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9082B"/>
    <w:rPr>
      <w:rFonts w:ascii="Arial" w:hAnsi="Arial"/>
      <w:snapToGrid w:val="0"/>
      <w:sz w:val="16"/>
      <w:lang w:val="en-GB"/>
    </w:rPr>
  </w:style>
  <w:style w:type="character" w:customStyle="1" w:styleId="BodyTextChar">
    <w:name w:val="Body Text Char"/>
    <w:basedOn w:val="DefaultParagraphFont"/>
    <w:link w:val="BodyText"/>
    <w:rsid w:val="0009082B"/>
    <w:rPr>
      <w:rFonts w:ascii="Arial" w:eastAsia="Times New Roman" w:hAnsi="Arial" w:cs="Times New Roman"/>
      <w:snapToGrid w:val="0"/>
      <w:sz w:val="16"/>
      <w:szCs w:val="24"/>
    </w:rPr>
  </w:style>
  <w:style w:type="paragraph" w:styleId="ListParagraph">
    <w:name w:val="List Paragraph"/>
    <w:basedOn w:val="Normal"/>
    <w:uiPriority w:val="34"/>
    <w:qFormat/>
    <w:rsid w:val="00CD4559"/>
    <w:pPr>
      <w:ind w:left="720"/>
      <w:contextualSpacing/>
    </w:pPr>
  </w:style>
  <w:style w:type="table" w:styleId="TableGrid">
    <w:name w:val="Table Grid"/>
    <w:basedOn w:val="TableNormal"/>
    <w:rsid w:val="001871D7"/>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661B0"/>
    <w:rPr>
      <w:sz w:val="18"/>
      <w:szCs w:val="18"/>
    </w:rPr>
  </w:style>
  <w:style w:type="paragraph" w:styleId="CommentText">
    <w:name w:val="annotation text"/>
    <w:basedOn w:val="Normal"/>
    <w:link w:val="CommentTextChar"/>
    <w:uiPriority w:val="99"/>
    <w:semiHidden/>
    <w:unhideWhenUsed/>
    <w:rsid w:val="003661B0"/>
  </w:style>
  <w:style w:type="character" w:customStyle="1" w:styleId="CommentTextChar">
    <w:name w:val="Comment Text Char"/>
    <w:basedOn w:val="DefaultParagraphFont"/>
    <w:link w:val="CommentText"/>
    <w:uiPriority w:val="99"/>
    <w:semiHidden/>
    <w:rsid w:val="003661B0"/>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3661B0"/>
    <w:rPr>
      <w:b/>
      <w:bCs/>
      <w:sz w:val="20"/>
      <w:szCs w:val="20"/>
    </w:rPr>
  </w:style>
  <w:style w:type="character" w:customStyle="1" w:styleId="CommentSubjectChar">
    <w:name w:val="Comment Subject Char"/>
    <w:basedOn w:val="CommentTextChar"/>
    <w:link w:val="CommentSubject"/>
    <w:uiPriority w:val="99"/>
    <w:semiHidden/>
    <w:rsid w:val="003661B0"/>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661B0"/>
    <w:rPr>
      <w:rFonts w:ascii="Lucida Grande" w:hAnsi="Lucida Grande"/>
      <w:sz w:val="18"/>
      <w:szCs w:val="18"/>
    </w:rPr>
  </w:style>
  <w:style w:type="character" w:customStyle="1" w:styleId="BalloonTextChar">
    <w:name w:val="Balloon Text Char"/>
    <w:basedOn w:val="DefaultParagraphFont"/>
    <w:link w:val="BalloonText"/>
    <w:uiPriority w:val="99"/>
    <w:semiHidden/>
    <w:rsid w:val="003661B0"/>
    <w:rPr>
      <w:rFonts w:ascii="Lucida Grande" w:eastAsia="Times New Roman" w:hAnsi="Lucida Grande" w:cs="Times New Roman"/>
      <w:sz w:val="18"/>
      <w:szCs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672204">
      <w:bodyDiv w:val="1"/>
      <w:marLeft w:val="0"/>
      <w:marRight w:val="0"/>
      <w:marTop w:val="0"/>
      <w:marBottom w:val="0"/>
      <w:divBdr>
        <w:top w:val="none" w:sz="0" w:space="0" w:color="auto"/>
        <w:left w:val="none" w:sz="0" w:space="0" w:color="auto"/>
        <w:bottom w:val="none" w:sz="0" w:space="0" w:color="auto"/>
        <w:right w:val="none" w:sz="0" w:space="0" w:color="auto"/>
      </w:divBdr>
    </w:div>
    <w:div w:id="1006596468">
      <w:bodyDiv w:val="1"/>
      <w:marLeft w:val="0"/>
      <w:marRight w:val="0"/>
      <w:marTop w:val="0"/>
      <w:marBottom w:val="0"/>
      <w:divBdr>
        <w:top w:val="none" w:sz="0" w:space="0" w:color="auto"/>
        <w:left w:val="none" w:sz="0" w:space="0" w:color="auto"/>
        <w:bottom w:val="none" w:sz="0" w:space="0" w:color="auto"/>
        <w:right w:val="none" w:sz="0" w:space="0" w:color="auto"/>
      </w:divBdr>
      <w:divsChild>
        <w:div w:id="718096059">
          <w:marLeft w:val="0"/>
          <w:marRight w:val="0"/>
          <w:marTop w:val="0"/>
          <w:marBottom w:val="0"/>
          <w:divBdr>
            <w:top w:val="none" w:sz="0" w:space="0" w:color="auto"/>
            <w:left w:val="none" w:sz="0" w:space="0" w:color="auto"/>
            <w:bottom w:val="none" w:sz="0" w:space="0" w:color="auto"/>
            <w:right w:val="none" w:sz="0" w:space="0" w:color="auto"/>
          </w:divBdr>
        </w:div>
        <w:div w:id="521628607">
          <w:marLeft w:val="0"/>
          <w:marRight w:val="0"/>
          <w:marTop w:val="0"/>
          <w:marBottom w:val="0"/>
          <w:divBdr>
            <w:top w:val="none" w:sz="0" w:space="0" w:color="auto"/>
            <w:left w:val="none" w:sz="0" w:space="0" w:color="auto"/>
            <w:bottom w:val="none" w:sz="0" w:space="0" w:color="auto"/>
            <w:right w:val="none" w:sz="0" w:space="0" w:color="auto"/>
          </w:divBdr>
        </w:div>
        <w:div w:id="534081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comments" Target="comments.xm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SharedWithUsers xmlns="4630d520-729b-4a1f-ab5e-a26f6db04bfd">
      <UserInfo>
        <DisplayName/>
        <AccountId xsi:nil="true"/>
        <AccountType/>
      </UserInfo>
    </SharedWithUsers>
    <MediaLengthInSeconds xmlns="2456b37c-e9cb-46b8-a45c-368ebd31a50f" xsi:nil="true"/>
  </documentManagement>
</p:properties>
</file>

<file path=customXml/itemProps1.xml><?xml version="1.0" encoding="utf-8"?>
<ds:datastoreItem xmlns:ds="http://schemas.openxmlformats.org/officeDocument/2006/customXml" ds:itemID="{48478B7F-192E-47DA-A719-1D5AAE62C42C}"/>
</file>

<file path=customXml/itemProps2.xml><?xml version="1.0" encoding="utf-8"?>
<ds:datastoreItem xmlns:ds="http://schemas.openxmlformats.org/officeDocument/2006/customXml" ds:itemID="{97673BF9-DC41-4004-B247-401971147C82}"/>
</file>

<file path=customXml/itemProps3.xml><?xml version="1.0" encoding="utf-8"?>
<ds:datastoreItem xmlns:ds="http://schemas.openxmlformats.org/officeDocument/2006/customXml" ds:itemID="{240AEDD5-27CA-4434-98F3-6C9D1C4BE166}"/>
</file>

<file path=docProps/app.xml><?xml version="1.0" encoding="utf-8"?>
<Properties xmlns="http://schemas.openxmlformats.org/officeDocument/2006/extended-properties" xmlns:vt="http://schemas.openxmlformats.org/officeDocument/2006/docPropsVTypes">
  <Template>Normal.dotm</Template>
  <TotalTime>1</TotalTime>
  <Pages>4</Pages>
  <Words>1380</Words>
  <Characters>7872</Characters>
  <Application>Microsoft Macintosh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dc:creator>
  <cp:lastModifiedBy>Iain Bennett</cp:lastModifiedBy>
  <cp:revision>2</cp:revision>
  <dcterms:created xsi:type="dcterms:W3CDTF">2012-04-24T16:07:00Z</dcterms:created>
  <dcterms:modified xsi:type="dcterms:W3CDTF">2012-04-24T16:07:00Z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Order">
    <vt:r8>1263900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